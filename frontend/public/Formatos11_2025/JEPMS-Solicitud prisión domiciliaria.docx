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D0435" w:rsidR="008D0CBD" w:rsidP="55AA4A6D" w:rsidRDefault="4102E134" w14:paraId="7626E7B9" w14:textId="6DD84AC1">
      <w:pPr>
        <w:spacing w:after="0"/>
        <w:jc w:val="right"/>
        <w:rPr>
          <w:rFonts w:ascii="Arial" w:hAnsi="Arial" w:eastAsia="Arial" w:cs="Arial"/>
          <w:color w:val="000000" w:themeColor="text1"/>
          <w:lang w:val="es-419"/>
        </w:rPr>
      </w:pPr>
      <w:r w:rsidRPr="55AA4A6D">
        <w:rPr>
          <w:rFonts w:ascii="Arial" w:hAnsi="Arial" w:eastAsia="Arial" w:cs="Arial"/>
          <w:color w:val="000000" w:themeColor="text1"/>
          <w:u w:val="single"/>
          <w:lang w:val="es-419"/>
        </w:rPr>
        <w:t>[Ciudad], [día]</w:t>
      </w:r>
      <w:r w:rsidRPr="55AA4A6D">
        <w:rPr>
          <w:rFonts w:ascii="Arial" w:hAnsi="Arial" w:eastAsia="Arial" w:cs="Arial"/>
          <w:color w:val="000000" w:themeColor="text1"/>
          <w:lang w:val="es-419"/>
        </w:rPr>
        <w:t xml:space="preserve"> de [</w:t>
      </w:r>
      <w:r w:rsidRPr="55AA4A6D">
        <w:rPr>
          <w:rFonts w:ascii="Arial" w:hAnsi="Arial" w:eastAsia="Arial" w:cs="Arial"/>
          <w:color w:val="000000" w:themeColor="text1"/>
          <w:u w:val="single"/>
          <w:lang w:val="es-419"/>
        </w:rPr>
        <w:t>mes]</w:t>
      </w:r>
      <w:r w:rsidRPr="55AA4A6D">
        <w:rPr>
          <w:rFonts w:ascii="Arial" w:hAnsi="Arial" w:eastAsia="Arial" w:cs="Arial"/>
          <w:color w:val="000000" w:themeColor="text1"/>
          <w:lang w:val="es-419"/>
        </w:rPr>
        <w:t xml:space="preserve"> de [</w:t>
      </w:r>
      <w:r w:rsidRPr="55AA4A6D">
        <w:rPr>
          <w:rFonts w:ascii="Arial" w:hAnsi="Arial" w:eastAsia="Arial" w:cs="Arial"/>
          <w:color w:val="000000" w:themeColor="text1"/>
          <w:u w:val="single"/>
          <w:lang w:val="es-419"/>
        </w:rPr>
        <w:t>año]</w:t>
      </w:r>
    </w:p>
    <w:p w:rsidRPr="00FD0435" w:rsidR="008D0CBD" w:rsidP="55AA4A6D" w:rsidRDefault="008D0CBD" w14:paraId="2BC54D35" w14:textId="6EE5FACF">
      <w:pPr>
        <w:spacing w:after="0"/>
        <w:jc w:val="both"/>
        <w:rPr>
          <w:rFonts w:ascii="Arial" w:hAnsi="Arial" w:eastAsia="Arial" w:cs="Arial"/>
          <w:color w:val="000000" w:themeColor="text1"/>
          <w:lang w:val="es-419"/>
        </w:rPr>
      </w:pPr>
    </w:p>
    <w:p w:rsidRPr="00FD0435" w:rsidR="008D0CBD" w:rsidP="55AA4A6D" w:rsidRDefault="4102E134" w14:paraId="7FBBE9DC" w14:textId="32FF4F9A">
      <w:pPr>
        <w:spacing w:after="0"/>
        <w:jc w:val="both"/>
        <w:rPr>
          <w:rFonts w:ascii="Arial" w:hAnsi="Arial" w:eastAsia="Arial" w:cs="Arial"/>
          <w:color w:val="000000" w:themeColor="text1"/>
          <w:lang w:val="es-419"/>
        </w:rPr>
      </w:pPr>
      <w:r w:rsidRPr="55AA4A6D">
        <w:rPr>
          <w:rFonts w:ascii="Arial" w:hAnsi="Arial" w:eastAsia="Arial" w:cs="Arial"/>
          <w:color w:val="000000" w:themeColor="text1"/>
          <w:lang w:val="es-419"/>
        </w:rPr>
        <w:t xml:space="preserve">Señor(a) </w:t>
      </w:r>
      <w:r w:rsidRPr="00CA4198" w:rsidR="008D0CBD">
        <w:rPr>
          <w:lang w:val="es-CO"/>
        </w:rPr>
        <w:br/>
      </w:r>
      <w:r w:rsidRPr="55AA4A6D">
        <w:rPr>
          <w:rFonts w:ascii="Arial" w:hAnsi="Arial" w:eastAsia="Arial" w:cs="Arial"/>
          <w:color w:val="000000" w:themeColor="text1"/>
          <w:lang w:val="es-419"/>
        </w:rPr>
        <w:t>Juez ___ de Ejecución de Penas y Medidas de Seguridad de ______________________</w:t>
      </w:r>
      <w:r w:rsidRPr="00CA4198" w:rsidR="008D0CBD">
        <w:rPr>
          <w:lang w:val="es-CO"/>
        </w:rPr>
        <w:br/>
      </w:r>
      <w:r w:rsidRPr="55AA4A6D">
        <w:rPr>
          <w:rFonts w:ascii="Arial" w:hAnsi="Arial" w:eastAsia="Arial" w:cs="Arial"/>
          <w:color w:val="000000" w:themeColor="text1"/>
          <w:lang w:val="es-419"/>
        </w:rPr>
        <w:t>E.</w:t>
      </w:r>
      <w:r w:rsidRPr="00CA4198" w:rsidR="008D0CBD">
        <w:rPr>
          <w:lang w:val="es-CO"/>
        </w:rPr>
        <w:tab/>
      </w:r>
      <w:r w:rsidRPr="55AA4A6D">
        <w:rPr>
          <w:rFonts w:ascii="Arial" w:hAnsi="Arial" w:eastAsia="Arial" w:cs="Arial"/>
          <w:color w:val="000000" w:themeColor="text1"/>
          <w:lang w:val="es-419"/>
        </w:rPr>
        <w:t>S.</w:t>
      </w:r>
      <w:r w:rsidRPr="00CA4198" w:rsidR="008D0CBD">
        <w:rPr>
          <w:lang w:val="es-CO"/>
        </w:rPr>
        <w:tab/>
      </w:r>
      <w:r w:rsidRPr="55AA4A6D">
        <w:rPr>
          <w:rFonts w:ascii="Arial" w:hAnsi="Arial" w:eastAsia="Arial" w:cs="Arial"/>
          <w:color w:val="000000" w:themeColor="text1"/>
          <w:lang w:val="es-419"/>
        </w:rPr>
        <w:t>D.</w:t>
      </w:r>
    </w:p>
    <w:p w:rsidRPr="00FD0435" w:rsidR="008D0CBD" w:rsidP="55AA4A6D" w:rsidRDefault="008D0CBD" w14:paraId="1A7D2DDD" w14:textId="159BAA0F">
      <w:pPr>
        <w:spacing w:after="0"/>
        <w:jc w:val="both"/>
        <w:rPr>
          <w:rFonts w:ascii="Arial" w:hAnsi="Arial" w:eastAsia="Arial" w:cs="Arial"/>
          <w:color w:val="000000" w:themeColor="text1"/>
          <w:lang w:val="es-419"/>
        </w:rPr>
      </w:pPr>
    </w:p>
    <w:tbl>
      <w:tblPr>
        <w:tblStyle w:val="Tablaconcuadrcula"/>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205"/>
        <w:gridCol w:w="7140"/>
      </w:tblGrid>
      <w:tr w:rsidR="55AA4A6D" w:rsidTr="56CBD2A4" w14:paraId="1280E82D" w14:textId="77777777">
        <w:trPr>
          <w:trHeight w:val="300"/>
        </w:trPr>
        <w:tc>
          <w:tcPr>
            <w:tcW w:w="2205" w:type="dxa"/>
            <w:tcMar>
              <w:left w:w="105" w:type="dxa"/>
              <w:right w:w="105" w:type="dxa"/>
            </w:tcMar>
          </w:tcPr>
          <w:p w:rsidR="55AA4A6D" w:rsidP="55AA4A6D" w:rsidRDefault="55AA4A6D" w14:paraId="73BCB3CA" w14:textId="432044F3">
            <w:pPr>
              <w:rPr>
                <w:rFonts w:ascii="Arial" w:hAnsi="Arial" w:eastAsia="Arial" w:cs="Arial"/>
                <w:color w:val="000000" w:themeColor="text1"/>
              </w:rPr>
            </w:pPr>
            <w:r w:rsidRPr="55AA4A6D">
              <w:rPr>
                <w:rFonts w:ascii="Arial" w:hAnsi="Arial" w:eastAsia="Arial" w:cs="Arial"/>
                <w:color w:val="000000" w:themeColor="text1"/>
                <w:lang w:val="es-419"/>
              </w:rPr>
              <w:t>Radicado:</w:t>
            </w:r>
          </w:p>
        </w:tc>
        <w:tc>
          <w:tcPr>
            <w:tcW w:w="7140" w:type="dxa"/>
            <w:tcMar>
              <w:left w:w="105" w:type="dxa"/>
              <w:right w:w="105" w:type="dxa"/>
            </w:tcMar>
          </w:tcPr>
          <w:p w:rsidR="55AA4A6D" w:rsidP="55AA4A6D" w:rsidRDefault="55AA4A6D" w14:paraId="7F955E8C" w14:textId="5A59C349">
            <w:pPr>
              <w:rPr>
                <w:rFonts w:ascii="Arial" w:hAnsi="Arial" w:eastAsia="Arial" w:cs="Arial"/>
                <w:color w:val="000000" w:themeColor="text1"/>
              </w:rPr>
            </w:pPr>
          </w:p>
        </w:tc>
      </w:tr>
      <w:tr w:rsidRPr="00CA4198" w:rsidR="55AA4A6D" w:rsidTr="56CBD2A4" w14:paraId="0B4BE819" w14:textId="77777777">
        <w:trPr>
          <w:trHeight w:val="300"/>
        </w:trPr>
        <w:tc>
          <w:tcPr>
            <w:tcW w:w="2205" w:type="dxa"/>
            <w:tcMar>
              <w:left w:w="105" w:type="dxa"/>
              <w:right w:w="105" w:type="dxa"/>
            </w:tcMar>
          </w:tcPr>
          <w:p w:rsidR="55AA4A6D" w:rsidP="55AA4A6D" w:rsidRDefault="55AA4A6D" w14:paraId="4E5B3761" w14:textId="6F747F88">
            <w:pPr>
              <w:rPr>
                <w:rFonts w:ascii="Arial" w:hAnsi="Arial" w:eastAsia="Arial" w:cs="Arial"/>
                <w:color w:val="000000" w:themeColor="text1"/>
              </w:rPr>
            </w:pPr>
            <w:r w:rsidRPr="55AA4A6D">
              <w:rPr>
                <w:rFonts w:ascii="Arial" w:hAnsi="Arial" w:eastAsia="Arial" w:cs="Arial"/>
                <w:color w:val="000000" w:themeColor="text1"/>
                <w:lang w:val="es-419"/>
              </w:rPr>
              <w:t>Asunto:</w:t>
            </w:r>
          </w:p>
        </w:tc>
        <w:tc>
          <w:tcPr>
            <w:tcW w:w="7140" w:type="dxa"/>
            <w:tcMar>
              <w:left w:w="105" w:type="dxa"/>
              <w:right w:w="105" w:type="dxa"/>
            </w:tcMar>
          </w:tcPr>
          <w:p w:rsidR="55AA4A6D" w:rsidP="56CBD2A4" w:rsidRDefault="1CDC48AF" w14:paraId="14965FDC" w14:textId="66B2F84D">
            <w:pPr>
              <w:rPr>
                <w:rFonts w:ascii="Arial" w:hAnsi="Arial" w:eastAsia="Arial" w:cs="Arial"/>
                <w:lang w:val="es-419"/>
              </w:rPr>
            </w:pPr>
            <w:r w:rsidRPr="56CBD2A4">
              <w:rPr>
                <w:rFonts w:ascii="Arial" w:hAnsi="Arial" w:eastAsia="Arial" w:cs="Arial"/>
                <w:lang w:val="es-419"/>
              </w:rPr>
              <w:t xml:space="preserve">Solicitud de </w:t>
            </w:r>
            <w:r w:rsidRPr="56CBD2A4" w:rsidR="728230CB">
              <w:rPr>
                <w:rFonts w:ascii="Arial" w:hAnsi="Arial" w:eastAsia="Arial" w:cs="Arial"/>
                <w:lang w:val="es-419"/>
              </w:rPr>
              <w:t>prisión domiciliaria (art. 38-G del Código Penal)</w:t>
            </w:r>
            <w:r w:rsidRPr="56CBD2A4" w:rsidR="14D1744D">
              <w:rPr>
                <w:rFonts w:ascii="Arial" w:hAnsi="Arial" w:eastAsia="Arial" w:cs="Arial"/>
                <w:lang w:val="es-419"/>
              </w:rPr>
              <w:t xml:space="preserve"> </w:t>
            </w:r>
            <w:r w:rsidRPr="56CBD2A4" w:rsidR="14D1744D">
              <w:rPr>
                <w:rFonts w:ascii="Arial" w:hAnsi="Arial" w:eastAsia="Arial" w:cs="Arial"/>
                <w:color w:val="000000" w:themeColor="text1"/>
                <w:lang w:val="es-419"/>
              </w:rPr>
              <w:t>- Brigadas jurídicas - Auto 1667 de 2025</w:t>
            </w:r>
          </w:p>
        </w:tc>
      </w:tr>
      <w:tr w:rsidRPr="00CA4198" w:rsidR="55AA4A6D" w:rsidTr="56CBD2A4" w14:paraId="6DCEE4E8" w14:textId="77777777">
        <w:trPr>
          <w:trHeight w:val="300"/>
        </w:trPr>
        <w:tc>
          <w:tcPr>
            <w:tcW w:w="2205" w:type="dxa"/>
            <w:tcMar>
              <w:left w:w="105" w:type="dxa"/>
              <w:right w:w="105" w:type="dxa"/>
            </w:tcMar>
          </w:tcPr>
          <w:p w:rsidRPr="00CA4198" w:rsidR="55AA4A6D" w:rsidP="55AA4A6D" w:rsidRDefault="55AA4A6D" w14:paraId="25DCD5D9" w14:textId="07DC66CE">
            <w:pPr>
              <w:rPr>
                <w:rFonts w:ascii="Arial" w:hAnsi="Arial" w:eastAsia="Arial" w:cs="Arial"/>
                <w:color w:val="000000" w:themeColor="text1"/>
                <w:lang w:val="es-CO"/>
              </w:rPr>
            </w:pPr>
            <w:r w:rsidRPr="55AA4A6D">
              <w:rPr>
                <w:rFonts w:ascii="Arial" w:hAnsi="Arial" w:eastAsia="Arial" w:cs="Arial"/>
                <w:color w:val="000000" w:themeColor="text1"/>
                <w:lang w:val="es-419"/>
              </w:rPr>
              <w:t>Persona privada de la libertad:</w:t>
            </w:r>
          </w:p>
        </w:tc>
        <w:tc>
          <w:tcPr>
            <w:tcW w:w="7140" w:type="dxa"/>
            <w:tcMar>
              <w:left w:w="105" w:type="dxa"/>
              <w:right w:w="105" w:type="dxa"/>
            </w:tcMar>
          </w:tcPr>
          <w:p w:rsidRPr="00CA4198" w:rsidR="55AA4A6D" w:rsidP="55AA4A6D" w:rsidRDefault="55AA4A6D" w14:paraId="3B7C0172" w14:textId="66EA627B">
            <w:pPr>
              <w:rPr>
                <w:rFonts w:ascii="Arial" w:hAnsi="Arial" w:eastAsia="Arial" w:cs="Arial"/>
                <w:color w:val="000000" w:themeColor="text1"/>
                <w:lang w:val="es-CO"/>
              </w:rPr>
            </w:pPr>
          </w:p>
        </w:tc>
      </w:tr>
    </w:tbl>
    <w:p w:rsidRPr="00FD0435" w:rsidR="008D0CBD" w:rsidP="55AA4A6D" w:rsidRDefault="008D0CBD" w14:paraId="00A6CB94" w14:textId="31188948">
      <w:pPr>
        <w:spacing w:after="0"/>
        <w:jc w:val="both"/>
        <w:rPr>
          <w:rFonts w:ascii="Arial" w:hAnsi="Arial" w:eastAsia="Arial" w:cs="Arial"/>
          <w:color w:val="000000" w:themeColor="text1"/>
          <w:lang w:val="es-419"/>
        </w:rPr>
      </w:pPr>
    </w:p>
    <w:p w:rsidRPr="00FD0435" w:rsidR="008D0CBD" w:rsidP="55AA4A6D" w:rsidRDefault="4102E134" w14:paraId="41CD001B" w14:textId="54EA8A6E">
      <w:pPr>
        <w:spacing w:after="0"/>
        <w:jc w:val="both"/>
        <w:rPr>
          <w:rFonts w:ascii="Arial" w:hAnsi="Arial" w:eastAsia="Arial" w:cs="Arial"/>
          <w:color w:val="000000" w:themeColor="text1"/>
          <w:lang w:val="es-419"/>
        </w:rPr>
      </w:pPr>
      <w:r w:rsidRPr="55AA4A6D">
        <w:rPr>
          <w:rFonts w:ascii="Arial" w:hAnsi="Arial" w:eastAsia="Arial" w:cs="Arial"/>
          <w:color w:val="000000" w:themeColor="text1"/>
          <w:lang w:val="es-419"/>
        </w:rPr>
        <w:t>Respetado(a) señor(a) Juez:</w:t>
      </w:r>
    </w:p>
    <w:p w:rsidRPr="00FD0435" w:rsidR="008D0CBD" w:rsidP="008D0CBD" w:rsidRDefault="008D0CBD" w14:paraId="3A6BA593" w14:textId="106C46DA">
      <w:pPr>
        <w:spacing w:after="0"/>
        <w:jc w:val="both"/>
        <w:rPr>
          <w:rFonts w:ascii="Arial" w:hAnsi="Arial" w:eastAsia="Trebuchet MS" w:cs="Arial"/>
          <w:lang w:val="es-419"/>
        </w:rPr>
      </w:pPr>
    </w:p>
    <w:p w:rsidRPr="00FD0435" w:rsidR="008D0CBD" w:rsidP="008D0CBD" w:rsidRDefault="008D0CBD" w14:paraId="4EBBCF65" w14:textId="085CE658">
      <w:pPr>
        <w:spacing w:after="0"/>
        <w:jc w:val="both"/>
        <w:rPr>
          <w:rFonts w:ascii="Arial" w:hAnsi="Arial" w:eastAsia="Trebuchet MS" w:cs="Arial"/>
          <w:lang w:val="es-419"/>
        </w:rPr>
      </w:pPr>
      <w:r w:rsidRPr="071BCFAB" w:rsidR="008D0CBD">
        <w:rPr>
          <w:rFonts w:ascii="Arial" w:hAnsi="Arial" w:eastAsia="Trebuchet MS" w:cs="Arial"/>
          <w:color w:val="000000" w:themeColor="text1" w:themeTint="FF" w:themeShade="FF"/>
          <w:lang w:val="es-419"/>
        </w:rPr>
        <w:t xml:space="preserve">________________________________________________, </w:t>
      </w:r>
      <w:r w:rsidRPr="071BCFAB" w:rsidR="008D0CBD">
        <w:rPr>
          <w:rFonts w:ascii="Arial" w:hAnsi="Arial" w:eastAsia="Trebuchet MS" w:cs="Arial"/>
          <w:lang w:val="es-419"/>
        </w:rPr>
        <w:t>identificado(a) con cédula de ciudadanía No. ____________, y tarjeta profesional No. ____________,</w:t>
      </w:r>
      <w:r w:rsidRPr="071BCFAB" w:rsidR="008D0CBD">
        <w:rPr>
          <w:rFonts w:ascii="Arial" w:hAnsi="Arial" w:eastAsia="Trebuchet MS" w:cs="Arial"/>
          <w:color w:val="000000" w:themeColor="text1" w:themeTint="FF" w:themeShade="FF"/>
          <w:lang w:val="es-419"/>
        </w:rPr>
        <w:t xml:space="preserve"> en mi calidad de Defensor(a) Público(a) de</w:t>
      </w:r>
      <w:r w:rsidRPr="071BCFAB" w:rsidR="008D0CBD">
        <w:rPr>
          <w:rFonts w:ascii="Arial" w:hAnsi="Arial" w:eastAsia="Trebuchet MS" w:cs="Arial"/>
          <w:lang w:val="es-419"/>
        </w:rPr>
        <w:t xml:space="preserve"> </w:t>
      </w:r>
      <w:r w:rsidRPr="071BCFAB" w:rsidR="008D0CBD">
        <w:rPr>
          <w:rFonts w:ascii="Arial" w:hAnsi="Arial" w:eastAsia="Trebuchet MS" w:cs="Arial"/>
          <w:color w:val="000000" w:themeColor="text1" w:themeTint="FF" w:themeShade="FF"/>
          <w:lang w:val="es-419"/>
        </w:rPr>
        <w:t>________________________________________________,</w:t>
      </w:r>
      <w:r w:rsidRPr="071BCFAB" w:rsidR="008D0CBD">
        <w:rPr>
          <w:rFonts w:ascii="Arial" w:hAnsi="Arial" w:eastAsia="Trebuchet MS" w:cs="Arial"/>
          <w:lang w:val="es-419"/>
        </w:rPr>
        <w:t xml:space="preserve"> identificado(a) con cédula de ciudadanía No. ____________</w:t>
      </w:r>
      <w:r w:rsidRPr="071BCFAB" w:rsidR="00350186">
        <w:rPr>
          <w:rFonts w:ascii="Arial" w:hAnsi="Arial" w:eastAsia="Trebuchet MS" w:cs="Arial"/>
          <w:lang w:val="es-419"/>
        </w:rPr>
        <w:t>, quien</w:t>
      </w:r>
      <w:r w:rsidRPr="071BCFAB" w:rsidR="008D0CBD">
        <w:rPr>
          <w:rFonts w:ascii="Arial" w:hAnsi="Arial" w:eastAsia="Trebuchet MS" w:cs="Arial"/>
          <w:lang w:val="es-419"/>
        </w:rPr>
        <w:t xml:space="preserve"> actualmente</w:t>
      </w:r>
      <w:r w:rsidRPr="071BCFAB" w:rsidR="00350186">
        <w:rPr>
          <w:rFonts w:ascii="Arial" w:hAnsi="Arial" w:eastAsia="Trebuchet MS" w:cs="Arial"/>
          <w:lang w:val="es-419"/>
        </w:rPr>
        <w:t xml:space="preserve"> se encuentra</w:t>
      </w:r>
      <w:r w:rsidRPr="071BCFAB" w:rsidR="008D0CBD">
        <w:rPr>
          <w:rFonts w:ascii="Arial" w:hAnsi="Arial" w:eastAsia="Trebuchet MS" w:cs="Arial"/>
          <w:lang w:val="es-419"/>
        </w:rPr>
        <w:t xml:space="preserve"> privado(a) de la libertad en </w:t>
      </w:r>
      <w:r w:rsidRPr="071BCFAB" w:rsidR="008D0CBD">
        <w:rPr>
          <w:rFonts w:ascii="Arial" w:hAnsi="Arial" w:eastAsia="Trebuchet MS" w:cs="Arial"/>
          <w:color w:val="000000" w:themeColor="text1" w:themeTint="FF" w:themeShade="FF"/>
          <w:lang w:val="es-419"/>
        </w:rPr>
        <w:t>________________________________________________</w:t>
      </w:r>
      <w:r w:rsidRPr="071BCFAB" w:rsidR="008D0CBD">
        <w:rPr>
          <w:rFonts w:ascii="Arial" w:hAnsi="Arial" w:eastAsia="Trebuchet MS" w:cs="Arial"/>
          <w:lang w:val="es-419"/>
        </w:rPr>
        <w:t>, de manera respetuosa me permito solicitar en favor de mi representado(a) la aplicación de</w:t>
      </w:r>
      <w:r w:rsidRPr="071BCFAB" w:rsidR="00E92E77">
        <w:rPr>
          <w:rFonts w:ascii="Arial" w:hAnsi="Arial" w:eastAsia="Trebuchet MS" w:cs="Arial"/>
          <w:lang w:val="es-419"/>
        </w:rPr>
        <w:t xml:space="preserve"> </w:t>
      </w:r>
      <w:r w:rsidRPr="071BCFAB" w:rsidR="008D0CBD">
        <w:rPr>
          <w:rFonts w:ascii="Arial" w:hAnsi="Arial" w:eastAsia="Trebuchet MS" w:cs="Arial"/>
          <w:lang w:val="es-419"/>
        </w:rPr>
        <w:t>l</w:t>
      </w:r>
      <w:r w:rsidRPr="071BCFAB" w:rsidR="00E92E77">
        <w:rPr>
          <w:rFonts w:ascii="Arial" w:hAnsi="Arial" w:eastAsia="Trebuchet MS" w:cs="Arial"/>
          <w:lang w:val="es-419"/>
        </w:rPr>
        <w:t>a</w:t>
      </w:r>
      <w:r w:rsidRPr="071BCFAB" w:rsidR="008D0CBD">
        <w:rPr>
          <w:rFonts w:ascii="Arial" w:hAnsi="Arial" w:eastAsia="Trebuchet MS" w:cs="Arial"/>
          <w:lang w:val="es-419"/>
        </w:rPr>
        <w:t xml:space="preserve"> </w:t>
      </w:r>
      <w:r w:rsidRPr="071BCFAB" w:rsidR="00E92E77">
        <w:rPr>
          <w:rFonts w:ascii="Arial" w:hAnsi="Arial" w:eastAsia="Trebuchet MS" w:cs="Arial"/>
          <w:lang w:val="es-419"/>
        </w:rPr>
        <w:t>pena sustitutiva de la prisión de prisión domiciliaria prevista en el artículo 38G del Código Penal</w:t>
      </w:r>
      <w:r w:rsidRPr="071BCFAB" w:rsidR="008D0CBD">
        <w:rPr>
          <w:rFonts w:ascii="Arial" w:hAnsi="Arial" w:eastAsia="Trebuchet MS" w:cs="Arial"/>
          <w:lang w:val="es-419"/>
        </w:rPr>
        <w:t xml:space="preserve">, </w:t>
      </w:r>
      <w:r w:rsidRPr="071BCFAB" w:rsidR="00CA4198">
        <w:rPr>
          <w:rFonts w:ascii="Arial" w:hAnsi="Arial" w:eastAsia="Trebuchet MS" w:cs="Arial"/>
          <w:lang w:val="es-419"/>
        </w:rPr>
        <w:t>dado</w:t>
      </w:r>
      <w:r w:rsidRPr="071BCFAB" w:rsidR="00CA4198">
        <w:rPr>
          <w:rFonts w:ascii="Arial" w:hAnsi="Arial" w:eastAsia="Trebuchet MS" w:cs="Arial"/>
          <w:lang w:val="es-419"/>
        </w:rPr>
        <w:t xml:space="preserve"> </w:t>
      </w:r>
      <w:r w:rsidRPr="071BCFAB" w:rsidR="008D0CBD">
        <w:rPr>
          <w:rFonts w:ascii="Arial" w:hAnsi="Arial" w:eastAsia="Trebuchet MS" w:cs="Arial"/>
          <w:lang w:val="es-419"/>
        </w:rPr>
        <w:t xml:space="preserve">que cumple con los requisitos previstos en la legislación penal para acceder al mismo. </w:t>
      </w:r>
    </w:p>
    <w:p w:rsidR="56CBD2A4" w:rsidP="56CBD2A4" w:rsidRDefault="56CBD2A4" w14:paraId="008BC977" w14:textId="00E093A6">
      <w:pPr>
        <w:spacing w:after="0"/>
        <w:jc w:val="both"/>
        <w:rPr>
          <w:rFonts w:ascii="Arial" w:hAnsi="Arial" w:eastAsia="Trebuchet MS" w:cs="Arial"/>
          <w:lang w:val="es-419"/>
        </w:rPr>
      </w:pPr>
    </w:p>
    <w:p w:rsidR="2989E97A" w:rsidP="56CBD2A4" w:rsidRDefault="2989E97A" w14:paraId="6CE11C4E" w14:textId="6DE3B9BE" w14:noSpellErr="1">
      <w:pPr>
        <w:spacing w:after="0"/>
        <w:jc w:val="both"/>
        <w:rPr>
          <w:rFonts w:ascii="Arial" w:hAnsi="Arial" w:eastAsia="Arial" w:cs="Arial"/>
          <w:color w:val="000000" w:themeColor="text1"/>
          <w:lang w:val="es-419"/>
        </w:rPr>
      </w:pPr>
      <w:r w:rsidRPr="071BCFAB" w:rsidR="2989E97A">
        <w:rPr>
          <w:rFonts w:ascii="Arial" w:hAnsi="Arial" w:eastAsia="Arial" w:cs="Arial"/>
          <w:color w:val="000000" w:themeColor="text1" w:themeTint="FF" w:themeShade="FF"/>
          <w:lang w:val="es-419"/>
        </w:rPr>
        <w:t xml:space="preserve">La presente solicitud se enmarca en el cumplimiento de la realización de las brigadas jurídicas ordenadas por la Corte Constitucional en el Auto 1667 de 2025 </w:t>
      </w:r>
      <w:r w:rsidRPr="071BCFAB" w:rsidR="00CA4198">
        <w:rPr>
          <w:rFonts w:ascii="Arial" w:hAnsi="Arial" w:eastAsia="Arial" w:cs="Arial"/>
          <w:color w:val="000000" w:themeColor="text1" w:themeTint="FF" w:themeShade="FF"/>
          <w:lang w:val="es-419"/>
        </w:rPr>
        <w:t xml:space="preserve">en el marco del seguimiento a las acciones para la superación del Estado de Cosas Inconstitucional en el Sistema Penitenciario y Carcelario </w:t>
      </w:r>
      <w:r w:rsidRPr="071BCFAB" w:rsidR="2989E97A">
        <w:rPr>
          <w:rFonts w:ascii="Arial" w:hAnsi="Arial" w:eastAsia="Arial" w:cs="Arial"/>
          <w:color w:val="000000" w:themeColor="text1" w:themeTint="FF" w:themeShade="FF"/>
          <w:lang w:val="es-419"/>
        </w:rPr>
        <w:t>a las autoridades: Defensoría del Pueblo, Procuraduría General de la Nación, Consejo Superior de la Judicatura y Ministerio de Justicia y del Derecho.</w:t>
      </w:r>
    </w:p>
    <w:p w:rsidRPr="00FD0435" w:rsidR="008D0CBD" w:rsidP="004D17EE" w:rsidRDefault="008D0CBD" w14:paraId="16102B1D" w14:textId="77777777">
      <w:pPr>
        <w:spacing w:after="0"/>
        <w:jc w:val="both"/>
        <w:rPr>
          <w:rFonts w:ascii="Arial" w:hAnsi="Arial" w:eastAsia="Trebuchet MS" w:cs="Arial"/>
          <w:lang w:val="es-419"/>
        </w:rPr>
      </w:pPr>
    </w:p>
    <w:p w:rsidR="00E92E77" w:rsidP="004D17EE" w:rsidRDefault="00E92E77" w14:paraId="59236844" w14:textId="450D9D1D">
      <w:pPr>
        <w:pStyle w:val="Prrafodelista"/>
        <w:numPr>
          <w:ilvl w:val="0"/>
          <w:numId w:val="9"/>
        </w:numPr>
        <w:spacing w:after="0"/>
        <w:jc w:val="both"/>
        <w:rPr>
          <w:rFonts w:ascii="Arial" w:hAnsi="Arial" w:eastAsia="Trebuchet MS" w:cs="Arial"/>
          <w:b/>
          <w:bCs/>
          <w:lang w:val="es-419"/>
        </w:rPr>
      </w:pPr>
      <w:r>
        <w:rPr>
          <w:rFonts w:ascii="Arial" w:hAnsi="Arial" w:eastAsia="Trebuchet MS" w:cs="Arial"/>
          <w:b/>
          <w:bCs/>
          <w:lang w:val="es-419"/>
        </w:rPr>
        <w:t>Fundamentos fácticos</w:t>
      </w:r>
    </w:p>
    <w:p w:rsidR="00E92E77" w:rsidP="004D17EE" w:rsidRDefault="00E92E77" w14:paraId="3D06BDD6" w14:textId="77777777">
      <w:pPr>
        <w:spacing w:after="0"/>
        <w:jc w:val="both"/>
        <w:rPr>
          <w:rFonts w:ascii="Arial" w:hAnsi="Arial" w:eastAsia="Trebuchet MS" w:cs="Arial"/>
          <w:b/>
          <w:bCs/>
          <w:lang w:val="es-419"/>
        </w:rPr>
      </w:pPr>
    </w:p>
    <w:p w:rsidR="003E03CE" w:rsidP="004D17EE" w:rsidRDefault="00E92E77" w14:paraId="0C520F79" w14:textId="64DBF91C">
      <w:pPr>
        <w:pStyle w:val="Prrafodelista"/>
        <w:numPr>
          <w:ilvl w:val="0"/>
          <w:numId w:val="11"/>
        </w:numPr>
        <w:spacing w:after="0"/>
        <w:jc w:val="both"/>
        <w:rPr>
          <w:rFonts w:ascii="Arial" w:hAnsi="Arial" w:eastAsia="Trebuchet MS" w:cs="Arial"/>
          <w:lang w:val="es-419"/>
        </w:rPr>
      </w:pPr>
      <w:r w:rsidRPr="55AA4A6D">
        <w:rPr>
          <w:rFonts w:ascii="Arial" w:hAnsi="Arial" w:eastAsia="Trebuchet MS" w:cs="Arial"/>
          <w:lang w:val="es-419"/>
        </w:rPr>
        <w:t xml:space="preserve">El señor(a) </w:t>
      </w:r>
      <w:r w:rsidRPr="55AA4A6D" w:rsidR="5A899E68">
        <w:rPr>
          <w:rFonts w:ascii="Arial" w:hAnsi="Arial" w:eastAsia="Trebuchet MS" w:cs="Arial"/>
          <w:highlight w:val="yellow"/>
          <w:lang w:val="es-419"/>
        </w:rPr>
        <w:t>[</w:t>
      </w:r>
      <w:r w:rsidRPr="55AA4A6D" w:rsidR="005C7286">
        <w:rPr>
          <w:rFonts w:ascii="Arial" w:hAnsi="Arial" w:eastAsia="Trebuchet MS" w:cs="Arial"/>
          <w:highlight w:val="yellow"/>
          <w:lang w:val="es-419"/>
        </w:rPr>
        <w:t>nombre de la persona privada de la libertad</w:t>
      </w:r>
      <w:r w:rsidRPr="55AA4A6D" w:rsidR="5C67A0C1">
        <w:rPr>
          <w:rFonts w:ascii="Arial" w:hAnsi="Arial" w:eastAsia="Trebuchet MS" w:cs="Arial"/>
          <w:highlight w:val="yellow"/>
          <w:lang w:val="es-419"/>
        </w:rPr>
        <w:t>]</w:t>
      </w:r>
      <w:r w:rsidRPr="55AA4A6D" w:rsidR="005C7286">
        <w:rPr>
          <w:rFonts w:ascii="Arial" w:hAnsi="Arial" w:eastAsia="Trebuchet MS" w:cs="Arial"/>
          <w:lang w:val="es-419"/>
        </w:rPr>
        <w:t xml:space="preserve"> </w:t>
      </w:r>
      <w:r w:rsidRPr="55AA4A6D">
        <w:rPr>
          <w:rFonts w:ascii="Arial" w:hAnsi="Arial" w:eastAsia="Trebuchet MS" w:cs="Arial"/>
          <w:lang w:val="es-419"/>
        </w:rPr>
        <w:t xml:space="preserve">se encuentra privado(a) de su libertad </w:t>
      </w:r>
      <w:r w:rsidRPr="55AA4A6D" w:rsidR="005C7286">
        <w:rPr>
          <w:rFonts w:ascii="Arial" w:hAnsi="Arial" w:eastAsia="Trebuchet MS" w:cs="Arial"/>
          <w:lang w:val="es-419"/>
        </w:rPr>
        <w:t xml:space="preserve">hasta la fecha, </w:t>
      </w:r>
      <w:r w:rsidRPr="55AA4A6D">
        <w:rPr>
          <w:rFonts w:ascii="Arial" w:hAnsi="Arial" w:eastAsia="Trebuchet MS" w:cs="Arial"/>
          <w:lang w:val="es-419"/>
        </w:rPr>
        <w:t xml:space="preserve">desde el </w:t>
      </w:r>
      <w:r w:rsidRPr="55AA4A6D" w:rsidR="3EDA10F8">
        <w:rPr>
          <w:rFonts w:ascii="Arial" w:hAnsi="Arial" w:eastAsia="Trebuchet MS" w:cs="Arial"/>
          <w:highlight w:val="yellow"/>
          <w:lang w:val="es-419"/>
        </w:rPr>
        <w:t>[</w:t>
      </w:r>
      <w:r w:rsidRPr="55AA4A6D">
        <w:rPr>
          <w:rFonts w:ascii="Arial" w:hAnsi="Arial" w:eastAsia="Trebuchet MS" w:cs="Arial"/>
          <w:highlight w:val="yellow"/>
          <w:lang w:val="es-419"/>
        </w:rPr>
        <w:t>día</w:t>
      </w:r>
      <w:r w:rsidRPr="55AA4A6D" w:rsidR="74A79CD1">
        <w:rPr>
          <w:rFonts w:ascii="Arial" w:hAnsi="Arial" w:eastAsia="Trebuchet MS" w:cs="Arial"/>
          <w:highlight w:val="yellow"/>
          <w:lang w:val="es-419"/>
        </w:rPr>
        <w:t>]</w:t>
      </w:r>
      <w:r w:rsidRPr="55AA4A6D">
        <w:rPr>
          <w:rFonts w:ascii="Arial" w:hAnsi="Arial" w:eastAsia="Trebuchet MS" w:cs="Arial"/>
          <w:lang w:val="es-419"/>
        </w:rPr>
        <w:t xml:space="preserve"> de </w:t>
      </w:r>
      <w:r w:rsidRPr="55AA4A6D" w:rsidR="6F6E4BB6">
        <w:rPr>
          <w:rFonts w:ascii="Arial" w:hAnsi="Arial" w:eastAsia="Trebuchet MS" w:cs="Arial"/>
          <w:highlight w:val="yellow"/>
          <w:lang w:val="es-419"/>
        </w:rPr>
        <w:t>[</w:t>
      </w:r>
      <w:r w:rsidRPr="55AA4A6D">
        <w:rPr>
          <w:rFonts w:ascii="Arial" w:hAnsi="Arial" w:eastAsia="Trebuchet MS" w:cs="Arial"/>
          <w:highlight w:val="yellow"/>
          <w:lang w:val="es-419"/>
        </w:rPr>
        <w:t>mes</w:t>
      </w:r>
      <w:r w:rsidRPr="55AA4A6D" w:rsidR="6F6E4BB6">
        <w:rPr>
          <w:rFonts w:ascii="Arial" w:hAnsi="Arial" w:eastAsia="Trebuchet MS" w:cs="Arial"/>
          <w:highlight w:val="yellow"/>
          <w:lang w:val="es-419"/>
        </w:rPr>
        <w:t>]</w:t>
      </w:r>
      <w:r w:rsidRPr="55AA4A6D">
        <w:rPr>
          <w:rFonts w:ascii="Arial" w:hAnsi="Arial" w:eastAsia="Trebuchet MS" w:cs="Arial"/>
          <w:lang w:val="es-419"/>
        </w:rPr>
        <w:t xml:space="preserve"> del </w:t>
      </w:r>
      <w:r w:rsidRPr="55AA4A6D" w:rsidR="2192DBA1">
        <w:rPr>
          <w:rFonts w:ascii="Arial" w:hAnsi="Arial" w:eastAsia="Trebuchet MS" w:cs="Arial"/>
          <w:highlight w:val="yellow"/>
          <w:lang w:val="es-419"/>
        </w:rPr>
        <w:t>[</w:t>
      </w:r>
      <w:r w:rsidRPr="55AA4A6D">
        <w:rPr>
          <w:rFonts w:ascii="Arial" w:hAnsi="Arial" w:eastAsia="Trebuchet MS" w:cs="Arial"/>
          <w:highlight w:val="yellow"/>
          <w:lang w:val="es-419"/>
        </w:rPr>
        <w:t>año</w:t>
      </w:r>
      <w:r w:rsidRPr="55AA4A6D" w:rsidR="2192DBA1">
        <w:rPr>
          <w:rFonts w:ascii="Arial" w:hAnsi="Arial" w:eastAsia="Trebuchet MS" w:cs="Arial"/>
          <w:highlight w:val="yellow"/>
          <w:lang w:val="es-419"/>
        </w:rPr>
        <w:t>]</w:t>
      </w:r>
      <w:r w:rsidRPr="55AA4A6D">
        <w:rPr>
          <w:rFonts w:ascii="Arial" w:hAnsi="Arial" w:eastAsia="Trebuchet MS" w:cs="Arial"/>
          <w:lang w:val="es-419"/>
        </w:rPr>
        <w:t xml:space="preserve"> en el</w:t>
      </w:r>
      <w:r w:rsidRPr="55AA4A6D" w:rsidR="004D17EE">
        <w:rPr>
          <w:rFonts w:ascii="Arial" w:hAnsi="Arial" w:eastAsia="Trebuchet MS" w:cs="Arial"/>
          <w:lang w:val="es-419"/>
        </w:rPr>
        <w:t xml:space="preserve"> </w:t>
      </w:r>
      <w:r w:rsidRPr="55AA4A6D">
        <w:rPr>
          <w:rFonts w:ascii="Arial" w:hAnsi="Arial" w:eastAsia="Trebuchet MS" w:cs="Arial"/>
          <w:lang w:val="es-419"/>
        </w:rPr>
        <w:t xml:space="preserve">establecimiento </w:t>
      </w:r>
      <w:r w:rsidRPr="55AA4A6D" w:rsidR="118B0B07">
        <w:rPr>
          <w:rFonts w:ascii="Arial" w:hAnsi="Arial" w:eastAsia="Trebuchet MS" w:cs="Arial"/>
          <w:highlight w:val="yellow"/>
          <w:lang w:val="es-419"/>
        </w:rPr>
        <w:t>[</w:t>
      </w:r>
      <w:r w:rsidRPr="55AA4A6D">
        <w:rPr>
          <w:rFonts w:ascii="Arial" w:hAnsi="Arial" w:eastAsia="Trebuchet MS" w:cs="Arial"/>
          <w:highlight w:val="yellow"/>
          <w:lang w:val="es-419"/>
        </w:rPr>
        <w:t>establecimiento en que se encuentra le per</w:t>
      </w:r>
      <w:r w:rsidRPr="55AA4A6D" w:rsidR="005C7286">
        <w:rPr>
          <w:rFonts w:ascii="Arial" w:hAnsi="Arial" w:eastAsia="Trebuchet MS" w:cs="Arial"/>
          <w:highlight w:val="yellow"/>
          <w:lang w:val="es-419"/>
        </w:rPr>
        <w:t>s</w:t>
      </w:r>
      <w:r w:rsidRPr="55AA4A6D">
        <w:rPr>
          <w:rFonts w:ascii="Arial" w:hAnsi="Arial" w:eastAsia="Trebuchet MS" w:cs="Arial"/>
          <w:highlight w:val="yellow"/>
          <w:lang w:val="es-419"/>
        </w:rPr>
        <w:t>ona</w:t>
      </w:r>
      <w:r w:rsidRPr="55AA4A6D" w:rsidR="0D7CDDD0">
        <w:rPr>
          <w:rFonts w:ascii="Arial" w:hAnsi="Arial" w:eastAsia="Trebuchet MS" w:cs="Arial"/>
          <w:highlight w:val="yellow"/>
          <w:lang w:val="es-419"/>
        </w:rPr>
        <w:t>]</w:t>
      </w:r>
      <w:r w:rsidRPr="55AA4A6D">
        <w:rPr>
          <w:rFonts w:ascii="Arial" w:hAnsi="Arial" w:eastAsia="Trebuchet MS" w:cs="Arial"/>
          <w:lang w:val="es-419"/>
        </w:rPr>
        <w:t xml:space="preserve">, por virtud de la condena a </w:t>
      </w:r>
      <w:r w:rsidRPr="55AA4A6D">
        <w:rPr>
          <w:rFonts w:ascii="Arial" w:hAnsi="Arial" w:eastAsia="Trebuchet MS" w:cs="Arial"/>
          <w:highlight w:val="yellow"/>
          <w:lang w:val="es-419"/>
        </w:rPr>
        <w:t>XX</w:t>
      </w:r>
      <w:r w:rsidRPr="55AA4A6D">
        <w:rPr>
          <w:rFonts w:ascii="Arial" w:hAnsi="Arial" w:eastAsia="Trebuchet MS" w:cs="Arial"/>
          <w:lang w:val="es-419"/>
        </w:rPr>
        <w:t xml:space="preserve"> años, </w:t>
      </w:r>
      <w:r w:rsidRPr="55AA4A6D">
        <w:rPr>
          <w:rFonts w:ascii="Arial" w:hAnsi="Arial" w:eastAsia="Trebuchet MS" w:cs="Arial"/>
          <w:highlight w:val="yellow"/>
          <w:lang w:val="es-419"/>
        </w:rPr>
        <w:t>XX</w:t>
      </w:r>
      <w:r w:rsidRPr="55AA4A6D">
        <w:rPr>
          <w:rFonts w:ascii="Arial" w:hAnsi="Arial" w:eastAsia="Trebuchet MS" w:cs="Arial"/>
          <w:lang w:val="es-419"/>
        </w:rPr>
        <w:t xml:space="preserve"> meses y </w:t>
      </w:r>
      <w:r w:rsidRPr="55AA4A6D">
        <w:rPr>
          <w:rFonts w:ascii="Arial" w:hAnsi="Arial" w:eastAsia="Trebuchet MS" w:cs="Arial"/>
          <w:highlight w:val="yellow"/>
          <w:lang w:val="es-419"/>
        </w:rPr>
        <w:t>XX</w:t>
      </w:r>
      <w:r w:rsidRPr="55AA4A6D">
        <w:rPr>
          <w:rFonts w:ascii="Arial" w:hAnsi="Arial" w:eastAsia="Trebuchet MS" w:cs="Arial"/>
          <w:lang w:val="es-419"/>
        </w:rPr>
        <w:t xml:space="preserve"> días de prisión emitida por el Juzgado </w:t>
      </w:r>
      <w:r w:rsidRPr="55AA4A6D" w:rsidR="036AE263">
        <w:rPr>
          <w:rFonts w:ascii="Arial" w:hAnsi="Arial" w:eastAsia="Trebuchet MS" w:cs="Arial"/>
          <w:highlight w:val="yellow"/>
          <w:lang w:val="es-419"/>
        </w:rPr>
        <w:t>[</w:t>
      </w:r>
      <w:r w:rsidRPr="55AA4A6D">
        <w:rPr>
          <w:rFonts w:ascii="Arial" w:hAnsi="Arial" w:eastAsia="Trebuchet MS" w:cs="Arial"/>
          <w:highlight w:val="yellow"/>
          <w:lang w:val="es-419"/>
        </w:rPr>
        <w:t>juzgado de conocimiento</w:t>
      </w:r>
      <w:r w:rsidRPr="55AA4A6D" w:rsidR="1A1506EA">
        <w:rPr>
          <w:rFonts w:ascii="Arial" w:hAnsi="Arial" w:eastAsia="Trebuchet MS" w:cs="Arial"/>
          <w:highlight w:val="yellow"/>
          <w:lang w:val="es-419"/>
        </w:rPr>
        <w:t>]</w:t>
      </w:r>
      <w:r w:rsidRPr="55AA4A6D" w:rsidR="003E03CE">
        <w:rPr>
          <w:rFonts w:ascii="Arial" w:hAnsi="Arial" w:eastAsia="Trebuchet MS" w:cs="Arial"/>
          <w:lang w:val="es-419"/>
        </w:rPr>
        <w:t xml:space="preserve"> por los delitos de </w:t>
      </w:r>
      <w:r w:rsidRPr="55AA4A6D" w:rsidR="4DF06930">
        <w:rPr>
          <w:rFonts w:ascii="Arial" w:hAnsi="Arial" w:eastAsia="Trebuchet MS" w:cs="Arial"/>
          <w:highlight w:val="yellow"/>
          <w:lang w:val="es-419"/>
        </w:rPr>
        <w:t>[</w:t>
      </w:r>
      <w:r w:rsidRPr="55AA4A6D" w:rsidR="003E03CE">
        <w:rPr>
          <w:rFonts w:ascii="Arial" w:hAnsi="Arial" w:eastAsia="Trebuchet MS" w:cs="Arial"/>
          <w:highlight w:val="yellow"/>
          <w:lang w:val="es-419"/>
        </w:rPr>
        <w:t>delitos por los que está condenada la persona</w:t>
      </w:r>
      <w:r w:rsidRPr="55AA4A6D" w:rsidR="0FD5DC23">
        <w:rPr>
          <w:rFonts w:ascii="Arial" w:hAnsi="Arial" w:eastAsia="Trebuchet MS" w:cs="Arial"/>
          <w:highlight w:val="yellow"/>
          <w:lang w:val="es-419"/>
        </w:rPr>
        <w:t>]</w:t>
      </w:r>
      <w:r w:rsidRPr="55AA4A6D">
        <w:rPr>
          <w:rFonts w:ascii="Arial" w:hAnsi="Arial" w:eastAsia="Trebuchet MS" w:cs="Arial"/>
          <w:lang w:val="es-419"/>
        </w:rPr>
        <w:t>.</w:t>
      </w:r>
    </w:p>
    <w:p w:rsidR="003E03CE" w:rsidP="004D17EE" w:rsidRDefault="003E03CE" w14:paraId="0D225306" w14:textId="77777777">
      <w:pPr>
        <w:pStyle w:val="Prrafodelista"/>
        <w:spacing w:after="0"/>
        <w:jc w:val="both"/>
        <w:rPr>
          <w:rFonts w:ascii="Arial" w:hAnsi="Arial" w:eastAsia="Trebuchet MS" w:cs="Arial"/>
          <w:lang w:val="es-419"/>
        </w:rPr>
      </w:pPr>
    </w:p>
    <w:p w:rsidR="00E92E77" w:rsidP="004D17EE" w:rsidRDefault="003E03CE" w14:paraId="3D20D635" w14:textId="5D9A0BB6">
      <w:pPr>
        <w:pStyle w:val="Prrafodelista"/>
        <w:numPr>
          <w:ilvl w:val="0"/>
          <w:numId w:val="11"/>
        </w:numPr>
        <w:spacing w:after="0"/>
        <w:jc w:val="both"/>
        <w:rPr>
          <w:rFonts w:ascii="Arial" w:hAnsi="Arial" w:eastAsia="Trebuchet MS" w:cs="Arial"/>
          <w:lang w:val="es-419"/>
        </w:rPr>
      </w:pPr>
      <w:r w:rsidRPr="55AA4A6D">
        <w:rPr>
          <w:rFonts w:ascii="Arial" w:hAnsi="Arial" w:eastAsia="Trebuchet MS" w:cs="Arial"/>
          <w:lang w:val="es-419"/>
        </w:rPr>
        <w:t>Los delitos por los que el</w:t>
      </w:r>
      <w:r w:rsidRPr="55AA4A6D" w:rsidR="00350186">
        <w:rPr>
          <w:rFonts w:ascii="Arial" w:hAnsi="Arial" w:eastAsia="Trebuchet MS" w:cs="Arial"/>
          <w:lang w:val="es-419"/>
        </w:rPr>
        <w:t>(la)</w:t>
      </w:r>
      <w:r w:rsidRPr="55AA4A6D">
        <w:rPr>
          <w:rFonts w:ascii="Arial" w:hAnsi="Arial" w:eastAsia="Trebuchet MS" w:cs="Arial"/>
          <w:lang w:val="es-419"/>
        </w:rPr>
        <w:t xml:space="preserve"> señor</w:t>
      </w:r>
      <w:r w:rsidRPr="55AA4A6D" w:rsidR="00350186">
        <w:rPr>
          <w:rFonts w:ascii="Arial" w:hAnsi="Arial" w:eastAsia="Trebuchet MS" w:cs="Arial"/>
          <w:lang w:val="es-419"/>
        </w:rPr>
        <w:t>(a)</w:t>
      </w:r>
      <w:r w:rsidRPr="55AA4A6D">
        <w:rPr>
          <w:rFonts w:ascii="Arial" w:hAnsi="Arial" w:eastAsia="Trebuchet MS" w:cs="Arial"/>
          <w:lang w:val="es-419"/>
        </w:rPr>
        <w:t xml:space="preserve"> </w:t>
      </w:r>
      <w:r w:rsidRPr="55AA4A6D" w:rsidR="16BA6D7E">
        <w:rPr>
          <w:rFonts w:ascii="Arial" w:hAnsi="Arial" w:eastAsia="Trebuchet MS" w:cs="Arial"/>
          <w:highlight w:val="yellow"/>
          <w:lang w:val="es-419"/>
        </w:rPr>
        <w:t>[nombre de la persona privada de la libertad]</w:t>
      </w:r>
      <w:r w:rsidRPr="55AA4A6D">
        <w:rPr>
          <w:rFonts w:ascii="Arial" w:hAnsi="Arial" w:eastAsia="Trebuchet MS" w:cs="Arial"/>
          <w:lang w:val="es-419"/>
        </w:rPr>
        <w:t xml:space="preserve"> </w:t>
      </w:r>
      <w:r w:rsidRPr="55AA4A6D" w:rsidR="004D17EE">
        <w:rPr>
          <w:rFonts w:ascii="Arial" w:hAnsi="Arial" w:eastAsia="Trebuchet MS" w:cs="Arial"/>
          <w:lang w:val="es-419"/>
        </w:rPr>
        <w:t>fue</w:t>
      </w:r>
      <w:r w:rsidRPr="55AA4A6D">
        <w:rPr>
          <w:rFonts w:ascii="Arial" w:hAnsi="Arial" w:eastAsia="Trebuchet MS" w:cs="Arial"/>
          <w:lang w:val="es-419"/>
        </w:rPr>
        <w:t xml:space="preserve"> condenado</w:t>
      </w:r>
      <w:r w:rsidRPr="55AA4A6D" w:rsidR="00350186">
        <w:rPr>
          <w:rFonts w:ascii="Arial" w:hAnsi="Arial" w:eastAsia="Trebuchet MS" w:cs="Arial"/>
          <w:lang w:val="es-419"/>
        </w:rPr>
        <w:t>(a)</w:t>
      </w:r>
      <w:r w:rsidRPr="55AA4A6D">
        <w:rPr>
          <w:rFonts w:ascii="Arial" w:hAnsi="Arial" w:eastAsia="Trebuchet MS" w:cs="Arial"/>
          <w:lang w:val="es-419"/>
        </w:rPr>
        <w:t>, no se encuentran en el listado taxativo de exclusiones previstas en el ar</w:t>
      </w:r>
      <w:r w:rsidRPr="55AA4A6D" w:rsidR="004D17EE">
        <w:rPr>
          <w:rFonts w:ascii="Arial" w:hAnsi="Arial" w:eastAsia="Trebuchet MS" w:cs="Arial"/>
          <w:lang w:val="es-419"/>
        </w:rPr>
        <w:t>t</w:t>
      </w:r>
      <w:r w:rsidRPr="55AA4A6D">
        <w:rPr>
          <w:rFonts w:ascii="Arial" w:hAnsi="Arial" w:eastAsia="Trebuchet MS" w:cs="Arial"/>
          <w:lang w:val="es-419"/>
        </w:rPr>
        <w:t xml:space="preserve">ículo 38G del Código Penal. </w:t>
      </w:r>
      <w:r w:rsidRPr="55AA4A6D" w:rsidR="00E92E77">
        <w:rPr>
          <w:rFonts w:ascii="Arial" w:hAnsi="Arial" w:eastAsia="Trebuchet MS" w:cs="Arial"/>
          <w:lang w:val="es-419"/>
        </w:rPr>
        <w:t xml:space="preserve"> </w:t>
      </w:r>
    </w:p>
    <w:p w:rsidRPr="00D81EE9" w:rsidR="00D81EE9" w:rsidP="00D81EE9" w:rsidRDefault="00D81EE9" w14:paraId="5C035255" w14:textId="77777777">
      <w:pPr>
        <w:pStyle w:val="Prrafodelista"/>
        <w:rPr>
          <w:rFonts w:ascii="Arial" w:hAnsi="Arial" w:eastAsia="Trebuchet MS" w:cs="Arial"/>
          <w:lang w:val="es-419"/>
        </w:rPr>
      </w:pPr>
    </w:p>
    <w:p w:rsidR="005C7286" w:rsidP="004D17EE" w:rsidRDefault="00E92E77" w14:paraId="6DB24CBD" w14:textId="4428E6D9">
      <w:pPr>
        <w:pStyle w:val="Prrafodelista"/>
        <w:numPr>
          <w:ilvl w:val="0"/>
          <w:numId w:val="11"/>
        </w:numPr>
        <w:spacing w:after="0"/>
        <w:jc w:val="both"/>
        <w:rPr>
          <w:rFonts w:ascii="Arial" w:hAnsi="Arial" w:eastAsia="Trebuchet MS" w:cs="Arial"/>
          <w:lang w:val="es-419"/>
        </w:rPr>
      </w:pPr>
      <w:r w:rsidRPr="55AA4A6D">
        <w:rPr>
          <w:rFonts w:ascii="Arial" w:hAnsi="Arial" w:eastAsia="Trebuchet MS" w:cs="Arial"/>
          <w:lang w:val="es-419"/>
        </w:rPr>
        <w:t xml:space="preserve">Durante su privación de la libertad, ha realizado actividades de redención de pena </w:t>
      </w:r>
      <w:r w:rsidRPr="55AA4A6D" w:rsidR="005C7286">
        <w:rPr>
          <w:rFonts w:ascii="Arial" w:hAnsi="Arial" w:eastAsia="Trebuchet MS" w:cs="Arial"/>
          <w:lang w:val="es-419"/>
        </w:rPr>
        <w:t xml:space="preserve">de </w:t>
      </w:r>
      <w:r w:rsidRPr="55AA4A6D" w:rsidR="7EC6A9F4">
        <w:rPr>
          <w:rFonts w:ascii="Arial" w:hAnsi="Arial" w:eastAsia="Trebuchet MS" w:cs="Arial"/>
          <w:highlight w:val="yellow"/>
          <w:lang w:val="es-419"/>
        </w:rPr>
        <w:t>[</w:t>
      </w:r>
      <w:r w:rsidRPr="55AA4A6D" w:rsidR="005C7286">
        <w:rPr>
          <w:rFonts w:ascii="Arial" w:hAnsi="Arial" w:eastAsia="Trebuchet MS" w:cs="Arial"/>
          <w:highlight w:val="yellow"/>
          <w:lang w:val="es-419"/>
        </w:rPr>
        <w:t>trabajo, estudio o enseñanza</w:t>
      </w:r>
      <w:r w:rsidRPr="55AA4A6D" w:rsidR="258D6BCD">
        <w:rPr>
          <w:rFonts w:ascii="Arial" w:hAnsi="Arial" w:eastAsia="Trebuchet MS" w:cs="Arial"/>
          <w:highlight w:val="yellow"/>
          <w:lang w:val="es-419"/>
        </w:rPr>
        <w:t>]</w:t>
      </w:r>
      <w:r w:rsidRPr="55AA4A6D" w:rsidR="005C7286">
        <w:rPr>
          <w:rFonts w:ascii="Arial" w:hAnsi="Arial" w:eastAsia="Trebuchet MS" w:cs="Arial"/>
          <w:lang w:val="es-419"/>
        </w:rPr>
        <w:t xml:space="preserve"> por un total de </w:t>
      </w:r>
      <w:proofErr w:type="spellStart"/>
      <w:r w:rsidRPr="55AA4A6D" w:rsidR="636EF012">
        <w:rPr>
          <w:rFonts w:ascii="Arial" w:hAnsi="Arial" w:eastAsia="Trebuchet MS" w:cs="Arial"/>
          <w:highlight w:val="yellow"/>
          <w:lang w:val="es-419"/>
        </w:rPr>
        <w:t>xx</w:t>
      </w:r>
      <w:proofErr w:type="spellEnd"/>
      <w:r w:rsidRPr="55AA4A6D" w:rsidR="636EF012">
        <w:rPr>
          <w:rFonts w:ascii="Arial" w:hAnsi="Arial" w:eastAsia="Trebuchet MS" w:cs="Arial"/>
          <w:lang w:val="es-419"/>
        </w:rPr>
        <w:t xml:space="preserve"> </w:t>
      </w:r>
      <w:r w:rsidRPr="55AA4A6D" w:rsidR="005C7286">
        <w:rPr>
          <w:rFonts w:ascii="Arial" w:hAnsi="Arial" w:eastAsia="Trebuchet MS" w:cs="Arial"/>
          <w:lang w:val="es-419"/>
        </w:rPr>
        <w:t xml:space="preserve">días, para un total de </w:t>
      </w:r>
      <w:proofErr w:type="spellStart"/>
      <w:r w:rsidRPr="55AA4A6D" w:rsidR="23B1906E">
        <w:rPr>
          <w:rFonts w:ascii="Arial" w:hAnsi="Arial" w:eastAsia="Trebuchet MS" w:cs="Arial"/>
          <w:highlight w:val="yellow"/>
          <w:lang w:val="es-419"/>
        </w:rPr>
        <w:t>xx</w:t>
      </w:r>
      <w:proofErr w:type="spellEnd"/>
      <w:r w:rsidRPr="55AA4A6D" w:rsidR="005C7286">
        <w:rPr>
          <w:rFonts w:ascii="Arial" w:hAnsi="Arial" w:eastAsia="Trebuchet MS" w:cs="Arial"/>
          <w:lang w:val="es-419"/>
        </w:rPr>
        <w:t xml:space="preserve"> días redimidos. </w:t>
      </w:r>
    </w:p>
    <w:p w:rsidR="004D17EE" w:rsidP="004D17EE" w:rsidRDefault="004D17EE" w14:paraId="27FA3808" w14:textId="77777777">
      <w:pPr>
        <w:pStyle w:val="Prrafodelista"/>
        <w:spacing w:after="0"/>
        <w:jc w:val="both"/>
        <w:rPr>
          <w:rFonts w:ascii="Arial" w:hAnsi="Arial" w:eastAsia="Trebuchet MS" w:cs="Arial"/>
          <w:lang w:val="es-419"/>
        </w:rPr>
      </w:pPr>
    </w:p>
    <w:p w:rsidR="005C7286" w:rsidP="004D17EE" w:rsidRDefault="005C7286" w14:paraId="0620AA53" w14:textId="7D0EFC33">
      <w:pPr>
        <w:pStyle w:val="Prrafodelista"/>
        <w:numPr>
          <w:ilvl w:val="0"/>
          <w:numId w:val="11"/>
        </w:numPr>
        <w:spacing w:after="0"/>
        <w:jc w:val="both"/>
        <w:rPr>
          <w:rFonts w:ascii="Arial" w:hAnsi="Arial" w:eastAsia="Trebuchet MS" w:cs="Arial"/>
          <w:lang w:val="es-419"/>
        </w:rPr>
      </w:pPr>
      <w:r w:rsidRPr="55AA4A6D">
        <w:rPr>
          <w:rFonts w:ascii="Arial" w:hAnsi="Arial" w:eastAsia="Trebuchet MS" w:cs="Arial"/>
          <w:lang w:val="es-419"/>
        </w:rPr>
        <w:t>En consecuencia, el</w:t>
      </w:r>
      <w:r w:rsidRPr="55AA4A6D" w:rsidR="00350186">
        <w:rPr>
          <w:rFonts w:ascii="Arial" w:hAnsi="Arial" w:eastAsia="Trebuchet MS" w:cs="Arial"/>
          <w:lang w:val="es-419"/>
        </w:rPr>
        <w:t>(la)</w:t>
      </w:r>
      <w:r w:rsidRPr="55AA4A6D">
        <w:rPr>
          <w:rFonts w:ascii="Arial" w:hAnsi="Arial" w:eastAsia="Trebuchet MS" w:cs="Arial"/>
          <w:lang w:val="es-419"/>
        </w:rPr>
        <w:t xml:space="preserve"> señor(a) </w:t>
      </w:r>
      <w:r w:rsidRPr="55AA4A6D" w:rsidR="4206BBC2">
        <w:rPr>
          <w:rFonts w:ascii="Arial" w:hAnsi="Arial" w:eastAsia="Trebuchet MS" w:cs="Arial"/>
          <w:highlight w:val="yellow"/>
          <w:lang w:val="es-419"/>
        </w:rPr>
        <w:t>[nombre de la persona privada de la libertad]</w:t>
      </w:r>
      <w:r w:rsidRPr="55AA4A6D">
        <w:rPr>
          <w:rFonts w:ascii="Arial" w:hAnsi="Arial" w:eastAsia="Trebuchet MS" w:cs="Arial"/>
          <w:lang w:val="es-419"/>
        </w:rPr>
        <w:t xml:space="preserve"> ha cumplido un total de </w:t>
      </w:r>
      <w:proofErr w:type="spellStart"/>
      <w:r w:rsidRPr="55AA4A6D">
        <w:rPr>
          <w:rFonts w:ascii="Arial" w:hAnsi="Arial" w:eastAsia="Trebuchet MS" w:cs="Arial"/>
          <w:highlight w:val="yellow"/>
          <w:lang w:val="es-419"/>
        </w:rPr>
        <w:t>xx</w:t>
      </w:r>
      <w:proofErr w:type="spellEnd"/>
      <w:r w:rsidRPr="55AA4A6D">
        <w:rPr>
          <w:rFonts w:ascii="Arial" w:hAnsi="Arial" w:eastAsia="Trebuchet MS" w:cs="Arial"/>
          <w:lang w:val="es-419"/>
        </w:rPr>
        <w:t xml:space="preserve"> años, </w:t>
      </w:r>
      <w:proofErr w:type="spellStart"/>
      <w:r w:rsidRPr="55AA4A6D">
        <w:rPr>
          <w:rFonts w:ascii="Arial" w:hAnsi="Arial" w:eastAsia="Trebuchet MS" w:cs="Arial"/>
          <w:highlight w:val="yellow"/>
          <w:lang w:val="es-419"/>
        </w:rPr>
        <w:t>xx</w:t>
      </w:r>
      <w:proofErr w:type="spellEnd"/>
      <w:r w:rsidRPr="55AA4A6D">
        <w:rPr>
          <w:rFonts w:ascii="Arial" w:hAnsi="Arial" w:eastAsia="Trebuchet MS" w:cs="Arial"/>
          <w:lang w:val="es-419"/>
        </w:rPr>
        <w:t xml:space="preserve"> meses y </w:t>
      </w:r>
      <w:proofErr w:type="spellStart"/>
      <w:r w:rsidRPr="55AA4A6D">
        <w:rPr>
          <w:rFonts w:ascii="Arial" w:hAnsi="Arial" w:eastAsia="Trebuchet MS" w:cs="Arial"/>
          <w:highlight w:val="yellow"/>
          <w:lang w:val="es-419"/>
        </w:rPr>
        <w:t>xx</w:t>
      </w:r>
      <w:proofErr w:type="spellEnd"/>
      <w:r w:rsidRPr="55AA4A6D">
        <w:rPr>
          <w:rFonts w:ascii="Arial" w:hAnsi="Arial" w:eastAsia="Trebuchet MS" w:cs="Arial"/>
          <w:lang w:val="es-419"/>
        </w:rPr>
        <w:t xml:space="preserve"> días de privación de la libertad.</w:t>
      </w:r>
    </w:p>
    <w:p w:rsidR="00176905" w:rsidP="004D17EE" w:rsidRDefault="00176905" w14:paraId="346D57AD" w14:textId="77777777">
      <w:pPr>
        <w:pStyle w:val="Prrafodelista"/>
        <w:spacing w:after="0"/>
        <w:jc w:val="both"/>
        <w:rPr>
          <w:rFonts w:ascii="Arial" w:hAnsi="Arial" w:eastAsia="Trebuchet MS" w:cs="Arial"/>
          <w:lang w:val="es-419"/>
        </w:rPr>
      </w:pPr>
    </w:p>
    <w:p w:rsidR="005C7286" w:rsidP="004D17EE" w:rsidRDefault="642F9981" w14:paraId="74C7195E" w14:textId="10D21631">
      <w:pPr>
        <w:pStyle w:val="Prrafodelista"/>
        <w:numPr>
          <w:ilvl w:val="0"/>
          <w:numId w:val="11"/>
        </w:numPr>
        <w:spacing w:after="0"/>
        <w:jc w:val="both"/>
        <w:rPr>
          <w:rFonts w:ascii="Arial" w:hAnsi="Arial" w:eastAsia="Trebuchet MS" w:cs="Arial"/>
          <w:lang w:val="es-419"/>
        </w:rPr>
      </w:pPr>
      <w:r w:rsidRPr="26D719D9">
        <w:rPr>
          <w:rFonts w:ascii="Arial" w:hAnsi="Arial" w:eastAsia="Arial" w:cs="Arial"/>
          <w:color w:val="000000" w:themeColor="text1"/>
          <w:lang w:val="es-CO"/>
        </w:rPr>
        <w:t xml:space="preserve">[TEXTO SI LA VÍCTIMA NO ES DEL NÚCLEO FAMILIAR:] El señor(a) </w:t>
      </w:r>
      <w:r w:rsidRPr="26D719D9">
        <w:rPr>
          <w:rFonts w:ascii="Arial" w:hAnsi="Arial" w:eastAsia="Arial" w:cs="Arial"/>
          <w:color w:val="000000" w:themeColor="text1"/>
          <w:highlight w:val="yellow"/>
          <w:lang w:val="es-CO"/>
        </w:rPr>
        <w:t>[nombre del condenado]</w:t>
      </w:r>
      <w:r w:rsidRPr="26D719D9">
        <w:rPr>
          <w:rFonts w:ascii="Arial" w:hAnsi="Arial" w:eastAsia="Arial" w:cs="Arial"/>
          <w:color w:val="000000" w:themeColor="text1"/>
          <w:lang w:val="es-CO"/>
        </w:rPr>
        <w:t xml:space="preserve"> residirá, junto con su núcleo familiar en la </w:t>
      </w:r>
      <w:r w:rsidRPr="26D719D9">
        <w:rPr>
          <w:rFonts w:ascii="Arial" w:hAnsi="Arial" w:eastAsia="Arial" w:cs="Arial"/>
          <w:color w:val="000000" w:themeColor="text1"/>
          <w:highlight w:val="yellow"/>
          <w:lang w:val="es-CO"/>
        </w:rPr>
        <w:t>[dirección de residencia]</w:t>
      </w:r>
      <w:r w:rsidRPr="26D719D9">
        <w:rPr>
          <w:rFonts w:ascii="Arial" w:hAnsi="Arial" w:eastAsia="Arial" w:cs="Arial"/>
          <w:color w:val="000000" w:themeColor="text1"/>
          <w:lang w:val="es-CO"/>
        </w:rPr>
        <w:t xml:space="preserve">, en el municipio </w:t>
      </w:r>
      <w:r w:rsidRPr="26D719D9">
        <w:rPr>
          <w:rFonts w:ascii="Arial" w:hAnsi="Arial" w:eastAsia="Arial" w:cs="Arial"/>
          <w:color w:val="000000" w:themeColor="text1"/>
          <w:highlight w:val="yellow"/>
          <w:lang w:val="es-CO"/>
        </w:rPr>
        <w:t>[nombre del municipio y departamento]</w:t>
      </w:r>
      <w:r w:rsidRPr="26D719D9">
        <w:rPr>
          <w:rFonts w:ascii="Arial" w:hAnsi="Arial" w:eastAsia="Arial" w:cs="Arial"/>
          <w:color w:val="000000" w:themeColor="text1"/>
          <w:lang w:val="es-CO"/>
        </w:rPr>
        <w:t xml:space="preserve">, donde se desarrollará su arraigo con su grupo familiar, vecinos y demás miembros de la comunidad, como se puede certificar con las pruebas aportadas </w:t>
      </w:r>
      <w:r w:rsidRPr="26D719D9">
        <w:rPr>
          <w:rFonts w:ascii="Arial" w:hAnsi="Arial" w:eastAsia="Arial" w:cs="Arial"/>
          <w:color w:val="000000" w:themeColor="text1"/>
          <w:highlight w:val="yellow"/>
          <w:lang w:val="es-CO"/>
        </w:rPr>
        <w:t xml:space="preserve">[mencionar si se aportan recibos de servicios públicos, contrato de arriendo, declaraciones </w:t>
      </w:r>
      <w:proofErr w:type="spellStart"/>
      <w:r w:rsidRPr="26D719D9">
        <w:rPr>
          <w:rFonts w:ascii="Arial" w:hAnsi="Arial" w:eastAsia="Arial" w:cs="Arial"/>
          <w:color w:val="000000" w:themeColor="text1"/>
          <w:highlight w:val="yellow"/>
          <w:lang w:val="es-CO"/>
        </w:rPr>
        <w:t>extra-juicio</w:t>
      </w:r>
      <w:proofErr w:type="spellEnd"/>
      <w:r w:rsidRPr="26D719D9">
        <w:rPr>
          <w:rFonts w:ascii="Arial" w:hAnsi="Arial" w:eastAsia="Arial" w:cs="Arial"/>
          <w:color w:val="000000" w:themeColor="text1"/>
          <w:highlight w:val="yellow"/>
          <w:lang w:val="es-CO"/>
        </w:rPr>
        <w:t xml:space="preserve"> u otros documentos que den cuenta del arraigo]</w:t>
      </w:r>
      <w:r w:rsidRPr="26D719D9">
        <w:rPr>
          <w:rFonts w:ascii="Arial" w:hAnsi="Arial" w:eastAsia="Arial" w:cs="Arial"/>
          <w:color w:val="000000" w:themeColor="text1"/>
          <w:lang w:val="es-CO"/>
        </w:rPr>
        <w:t xml:space="preserve">. </w:t>
      </w:r>
    </w:p>
    <w:p w:rsidR="005C7286" w:rsidP="26D719D9" w:rsidRDefault="005C7286" w14:paraId="7D5C86EB" w14:textId="455E17E5">
      <w:pPr>
        <w:pStyle w:val="Prrafodelista"/>
        <w:spacing w:after="0"/>
        <w:jc w:val="both"/>
        <w:rPr>
          <w:rFonts w:ascii="Arial" w:hAnsi="Arial" w:eastAsia="Trebuchet MS" w:cs="Arial"/>
          <w:lang w:val="es-419"/>
        </w:rPr>
      </w:pPr>
    </w:p>
    <w:p w:rsidR="005C7286" w:rsidP="26D719D9" w:rsidRDefault="642F9981" w14:paraId="1A5F0E5C" w14:textId="1F4FA373">
      <w:pPr>
        <w:pStyle w:val="Prrafodelista"/>
        <w:spacing w:after="0"/>
        <w:jc w:val="both"/>
        <w:rPr>
          <w:rFonts w:ascii="Arial" w:hAnsi="Arial" w:eastAsia="Trebuchet MS" w:cs="Arial"/>
          <w:lang w:val="es-419"/>
        </w:rPr>
      </w:pPr>
      <w:r w:rsidRPr="071BCFAB" w:rsidR="642F9981">
        <w:rPr>
          <w:rFonts w:ascii="Arial" w:hAnsi="Arial" w:eastAsia="Arial" w:cs="Arial"/>
          <w:color w:val="000000" w:themeColor="text1" w:themeTint="FF" w:themeShade="FF"/>
          <w:lang w:val="es-CO"/>
        </w:rPr>
        <w:t>[TEXTO SI LA VÍCTIMA HACE PARTE DEL NÚCLEO FAMILIAR:]</w:t>
      </w:r>
      <w:r w:rsidRPr="071BCFAB" w:rsidR="153509B6">
        <w:rPr>
          <w:rFonts w:ascii="Arial" w:hAnsi="Arial" w:eastAsia="Arial" w:cs="Arial"/>
          <w:color w:val="000000" w:themeColor="text1" w:themeTint="FF" w:themeShade="FF"/>
          <w:lang w:val="es-CO"/>
        </w:rPr>
        <w:t xml:space="preserve"> El señor(a) </w:t>
      </w:r>
      <w:r w:rsidRPr="071BCFAB" w:rsidR="153509B6">
        <w:rPr>
          <w:rFonts w:ascii="Arial" w:hAnsi="Arial" w:eastAsia="Arial" w:cs="Arial"/>
          <w:color w:val="000000" w:themeColor="text1" w:themeTint="FF" w:themeShade="FF"/>
          <w:highlight w:val="yellow"/>
          <w:lang w:val="es-CO"/>
        </w:rPr>
        <w:t>[nombre del condenado]</w:t>
      </w:r>
      <w:r w:rsidRPr="071BCFAB" w:rsidR="153509B6">
        <w:rPr>
          <w:rFonts w:ascii="Arial" w:hAnsi="Arial" w:eastAsia="Arial" w:cs="Arial"/>
          <w:color w:val="000000" w:themeColor="text1" w:themeTint="FF" w:themeShade="FF"/>
          <w:lang w:val="es-CO"/>
        </w:rPr>
        <w:t xml:space="preserve"> residirá en la </w:t>
      </w:r>
      <w:r w:rsidRPr="071BCFAB" w:rsidR="153509B6">
        <w:rPr>
          <w:rFonts w:ascii="Arial" w:hAnsi="Arial" w:eastAsia="Arial" w:cs="Arial"/>
          <w:color w:val="000000" w:themeColor="text1" w:themeTint="FF" w:themeShade="FF"/>
          <w:highlight w:val="yellow"/>
          <w:lang w:val="es-CO"/>
        </w:rPr>
        <w:t>[dirección de residencia]</w:t>
      </w:r>
      <w:r w:rsidRPr="071BCFAB" w:rsidR="153509B6">
        <w:rPr>
          <w:rFonts w:ascii="Arial" w:hAnsi="Arial" w:eastAsia="Arial" w:cs="Arial"/>
          <w:color w:val="000000" w:themeColor="text1" w:themeTint="FF" w:themeShade="FF"/>
          <w:lang w:val="es-CO"/>
        </w:rPr>
        <w:t xml:space="preserve">, en el municipio </w:t>
      </w:r>
      <w:r w:rsidRPr="071BCFAB" w:rsidR="153509B6">
        <w:rPr>
          <w:rFonts w:ascii="Arial" w:hAnsi="Arial" w:eastAsia="Arial" w:cs="Arial"/>
          <w:color w:val="000000" w:themeColor="text1" w:themeTint="FF" w:themeShade="FF"/>
          <w:highlight w:val="yellow"/>
          <w:lang w:val="es-CO"/>
        </w:rPr>
        <w:t>[nombre del municipio y departamento]</w:t>
      </w:r>
      <w:r w:rsidRPr="071BCFAB" w:rsidR="153509B6">
        <w:rPr>
          <w:rFonts w:ascii="Arial" w:hAnsi="Arial" w:eastAsia="Arial" w:cs="Arial"/>
          <w:color w:val="000000" w:themeColor="text1" w:themeTint="FF" w:themeShade="FF"/>
          <w:lang w:val="es-CO"/>
        </w:rPr>
        <w:t xml:space="preserve">, donde se desarrollará su arraigo con su grupo familiar, vecinos y demás miembros de la comunidad, como se puede certificar con las pruebas aportadas </w:t>
      </w:r>
      <w:r w:rsidRPr="071BCFAB" w:rsidR="153509B6">
        <w:rPr>
          <w:rFonts w:ascii="Arial" w:hAnsi="Arial" w:eastAsia="Arial" w:cs="Arial"/>
          <w:color w:val="000000" w:themeColor="text1" w:themeTint="FF" w:themeShade="FF"/>
          <w:highlight w:val="yellow"/>
          <w:lang w:val="es-CO"/>
        </w:rPr>
        <w:t xml:space="preserve">[mencionar si se aportan recibos de servicios públicos, contrato de arriendo, declaraciones </w:t>
      </w:r>
      <w:r w:rsidRPr="071BCFAB" w:rsidR="153509B6">
        <w:rPr>
          <w:rFonts w:ascii="Arial" w:hAnsi="Arial" w:eastAsia="Arial" w:cs="Arial"/>
          <w:color w:val="000000" w:themeColor="text1" w:themeTint="FF" w:themeShade="FF"/>
          <w:highlight w:val="yellow"/>
          <w:lang w:val="es-CO"/>
        </w:rPr>
        <w:t>extra-juicio</w:t>
      </w:r>
      <w:r w:rsidRPr="071BCFAB" w:rsidR="153509B6">
        <w:rPr>
          <w:rFonts w:ascii="Arial" w:hAnsi="Arial" w:eastAsia="Arial" w:cs="Arial"/>
          <w:color w:val="000000" w:themeColor="text1" w:themeTint="FF" w:themeShade="FF"/>
          <w:highlight w:val="yellow"/>
          <w:lang w:val="es-CO"/>
        </w:rPr>
        <w:t xml:space="preserve"> u otros documentos que den cuenta del arraigo]</w:t>
      </w:r>
      <w:r w:rsidRPr="071BCFAB" w:rsidR="153509B6">
        <w:rPr>
          <w:rFonts w:ascii="Arial" w:hAnsi="Arial" w:eastAsia="Arial" w:cs="Arial"/>
          <w:color w:val="000000" w:themeColor="text1" w:themeTint="FF" w:themeShade="FF"/>
          <w:lang w:val="es-CO"/>
        </w:rPr>
        <w:t xml:space="preserve">. Se destaca que en ese domicilio no </w:t>
      </w:r>
      <w:r w:rsidRPr="071BCFAB" w:rsidR="00CA4198">
        <w:rPr>
          <w:rFonts w:ascii="Arial" w:hAnsi="Arial" w:eastAsia="Arial" w:cs="Arial"/>
          <w:color w:val="000000" w:themeColor="text1" w:themeTint="FF" w:themeShade="FF"/>
          <w:lang w:val="es-CO"/>
        </w:rPr>
        <w:t>reside</w:t>
      </w:r>
      <w:r w:rsidRPr="071BCFAB" w:rsidR="00CA4198">
        <w:rPr>
          <w:rFonts w:ascii="Arial" w:hAnsi="Arial" w:eastAsia="Arial" w:cs="Arial"/>
          <w:color w:val="000000" w:themeColor="text1" w:themeTint="FF" w:themeShade="FF"/>
          <w:lang w:val="es-CO"/>
        </w:rPr>
        <w:t xml:space="preserve"> </w:t>
      </w:r>
      <w:r w:rsidRPr="071BCFAB" w:rsidR="153509B6">
        <w:rPr>
          <w:rFonts w:ascii="Arial" w:hAnsi="Arial" w:eastAsia="Arial" w:cs="Arial"/>
          <w:color w:val="000000" w:themeColor="text1" w:themeTint="FF" w:themeShade="FF"/>
          <w:lang w:val="es-CO"/>
        </w:rPr>
        <w:t>la víctima del delito por el cual e</w:t>
      </w:r>
      <w:r w:rsidRPr="071BCFAB" w:rsidR="153509B6">
        <w:rPr>
          <w:rFonts w:ascii="Arial" w:hAnsi="Arial" w:eastAsia="Trebuchet MS" w:cs="Arial"/>
          <w:lang w:val="es-419"/>
        </w:rPr>
        <w:t xml:space="preserve">l (la) señor(a) </w:t>
      </w:r>
      <w:r w:rsidRPr="071BCFAB" w:rsidR="153509B6">
        <w:rPr>
          <w:rFonts w:ascii="Arial" w:hAnsi="Arial" w:eastAsia="Trebuchet MS" w:cs="Arial"/>
          <w:highlight w:val="yellow"/>
          <w:lang w:val="es-419"/>
        </w:rPr>
        <w:t>[nombre de la persona privada de la libertad]</w:t>
      </w:r>
      <w:r w:rsidRPr="071BCFAB" w:rsidR="153509B6">
        <w:rPr>
          <w:rFonts w:ascii="Arial" w:hAnsi="Arial" w:eastAsia="Trebuchet MS" w:cs="Arial"/>
          <w:lang w:val="es-419"/>
        </w:rPr>
        <w:t xml:space="preserve"> fue condenado(a).</w:t>
      </w:r>
    </w:p>
    <w:p w:rsidR="26D719D9" w:rsidP="26D719D9" w:rsidRDefault="26D719D9" w14:paraId="31870120" w14:textId="24667C73">
      <w:pPr>
        <w:pStyle w:val="Prrafodelista"/>
        <w:spacing w:after="0"/>
        <w:jc w:val="both"/>
        <w:rPr>
          <w:rFonts w:ascii="Arial" w:hAnsi="Arial" w:eastAsia="Trebuchet MS" w:cs="Arial"/>
          <w:lang w:val="es-419"/>
        </w:rPr>
      </w:pPr>
    </w:p>
    <w:p w:rsidRPr="005C7286" w:rsidR="005C7286" w:rsidP="004D17EE" w:rsidRDefault="005C7286" w14:paraId="0F197947" w14:textId="3D8A3DF3">
      <w:pPr>
        <w:spacing w:after="0"/>
        <w:jc w:val="both"/>
        <w:rPr>
          <w:rFonts w:ascii="Arial" w:hAnsi="Arial" w:eastAsia="Trebuchet MS" w:cs="Arial"/>
          <w:lang w:val="es-419"/>
        </w:rPr>
      </w:pPr>
      <w:r>
        <w:rPr>
          <w:rFonts w:ascii="Arial" w:hAnsi="Arial" w:eastAsia="Trebuchet MS" w:cs="Arial"/>
          <w:lang w:val="es-419"/>
        </w:rPr>
        <w:t>En consecuencia</w:t>
      </w:r>
      <w:r w:rsidRPr="005C7286">
        <w:rPr>
          <w:rFonts w:ascii="Arial" w:hAnsi="Arial" w:eastAsia="Trebuchet MS" w:cs="Arial"/>
          <w:lang w:val="es-419"/>
        </w:rPr>
        <w:t>, ha cumplido al menos la mitad de la pena</w:t>
      </w:r>
      <w:r>
        <w:rPr>
          <w:rFonts w:ascii="Arial" w:hAnsi="Arial" w:eastAsia="Trebuchet MS" w:cs="Arial"/>
          <w:lang w:val="es-419"/>
        </w:rPr>
        <w:t xml:space="preserve"> impuesta</w:t>
      </w:r>
      <w:r w:rsidRPr="005C7286">
        <w:rPr>
          <w:rFonts w:ascii="Arial" w:hAnsi="Arial" w:eastAsia="Trebuchet MS" w:cs="Arial"/>
          <w:lang w:val="es-419"/>
        </w:rPr>
        <w:t>, además de cumplirse los demás requisitos previstos expresamente en la legislación penal para acceder a la prisión domicilia</w:t>
      </w:r>
      <w:r>
        <w:rPr>
          <w:rFonts w:ascii="Arial" w:hAnsi="Arial" w:eastAsia="Trebuchet MS" w:cs="Arial"/>
          <w:lang w:val="es-419"/>
        </w:rPr>
        <w:t>ria prevista en el artículo 38G del Código Penal.</w:t>
      </w:r>
    </w:p>
    <w:p w:rsidRPr="00E92E77" w:rsidR="00E92E77" w:rsidP="00E92E77" w:rsidRDefault="00E92E77" w14:paraId="3EA42447" w14:textId="77777777">
      <w:pPr>
        <w:spacing w:after="0"/>
        <w:rPr>
          <w:rFonts w:ascii="Arial" w:hAnsi="Arial" w:eastAsia="Trebuchet MS" w:cs="Arial"/>
          <w:lang w:val="es-419"/>
        </w:rPr>
      </w:pPr>
    </w:p>
    <w:p w:rsidRPr="00FD0435" w:rsidR="008D0CBD" w:rsidP="26D719D9" w:rsidRDefault="008D0CBD" w14:paraId="4FDEDF1B" w14:textId="6715D9CF">
      <w:pPr>
        <w:pStyle w:val="Prrafodelista"/>
        <w:numPr>
          <w:ilvl w:val="0"/>
          <w:numId w:val="9"/>
        </w:numPr>
        <w:spacing w:after="0"/>
        <w:rPr>
          <w:rFonts w:ascii="Arial" w:hAnsi="Arial" w:eastAsia="Trebuchet MS" w:cs="Arial"/>
          <w:b/>
          <w:bCs/>
          <w:lang w:val="es-419"/>
        </w:rPr>
      </w:pPr>
      <w:r w:rsidRPr="26D719D9">
        <w:rPr>
          <w:rFonts w:ascii="Arial" w:hAnsi="Arial" w:eastAsia="Trebuchet MS" w:cs="Arial"/>
          <w:b/>
          <w:bCs/>
          <w:lang w:val="es-419"/>
        </w:rPr>
        <w:t xml:space="preserve">Fundamentos jurídicos </w:t>
      </w:r>
    </w:p>
    <w:p w:rsidRPr="00FD0435" w:rsidR="00FD0435" w:rsidP="00AF73A4" w:rsidRDefault="00FD0435" w14:paraId="747F89C1" w14:textId="77777777">
      <w:pPr>
        <w:spacing w:after="0"/>
        <w:jc w:val="both"/>
        <w:rPr>
          <w:rFonts w:ascii="Arial" w:hAnsi="Arial" w:eastAsia="Trebuchet MS" w:cs="Arial"/>
          <w:b/>
          <w:bCs/>
          <w:lang w:val="es-CO"/>
        </w:rPr>
      </w:pPr>
    </w:p>
    <w:p w:rsidRPr="00FD0435" w:rsidR="008D0CBD" w:rsidP="008D0CBD" w:rsidRDefault="008D0CBD" w14:paraId="3421ED4B" w14:textId="63E30DD6">
      <w:pPr>
        <w:pStyle w:val="Prrafodelista"/>
        <w:numPr>
          <w:ilvl w:val="0"/>
          <w:numId w:val="5"/>
        </w:numPr>
        <w:spacing w:after="0"/>
        <w:jc w:val="both"/>
        <w:rPr>
          <w:rFonts w:ascii="Arial" w:hAnsi="Arial" w:eastAsia="Trebuchet MS" w:cs="Arial"/>
          <w:b/>
          <w:bCs/>
          <w:lang w:val="es-419"/>
        </w:rPr>
      </w:pPr>
      <w:r w:rsidRPr="00FD0435">
        <w:rPr>
          <w:rFonts w:ascii="Arial" w:hAnsi="Arial" w:eastAsia="Trebuchet MS" w:cs="Arial"/>
          <w:b/>
          <w:bCs/>
          <w:lang w:val="es-419"/>
        </w:rPr>
        <w:t xml:space="preserve">Requisitos </w:t>
      </w:r>
      <w:r w:rsidRPr="00FD0435" w:rsidR="004A7F81">
        <w:rPr>
          <w:rFonts w:ascii="Arial" w:hAnsi="Arial" w:eastAsia="Trebuchet MS" w:cs="Arial"/>
          <w:b/>
          <w:bCs/>
          <w:lang w:val="es-419"/>
        </w:rPr>
        <w:t xml:space="preserve">legales </w:t>
      </w:r>
      <w:r w:rsidRPr="00FD0435">
        <w:rPr>
          <w:rFonts w:ascii="Arial" w:hAnsi="Arial" w:eastAsia="Trebuchet MS" w:cs="Arial"/>
          <w:b/>
          <w:bCs/>
          <w:lang w:val="es-419"/>
        </w:rPr>
        <w:t>para acceder a</w:t>
      </w:r>
      <w:r w:rsidR="00B436B0">
        <w:rPr>
          <w:rFonts w:ascii="Arial" w:hAnsi="Arial" w:eastAsia="Trebuchet MS" w:cs="Arial"/>
          <w:b/>
          <w:bCs/>
          <w:lang w:val="es-419"/>
        </w:rPr>
        <w:t xml:space="preserve"> </w:t>
      </w:r>
      <w:r w:rsidRPr="00FD0435">
        <w:rPr>
          <w:rFonts w:ascii="Arial" w:hAnsi="Arial" w:eastAsia="Trebuchet MS" w:cs="Arial"/>
          <w:b/>
          <w:bCs/>
          <w:lang w:val="es-419"/>
        </w:rPr>
        <w:t>l</w:t>
      </w:r>
      <w:r w:rsidR="00B436B0">
        <w:rPr>
          <w:rFonts w:ascii="Arial" w:hAnsi="Arial" w:eastAsia="Trebuchet MS" w:cs="Arial"/>
          <w:b/>
          <w:bCs/>
          <w:lang w:val="es-419"/>
        </w:rPr>
        <w:t>a</w:t>
      </w:r>
      <w:r w:rsidRPr="00FD0435">
        <w:rPr>
          <w:rFonts w:ascii="Arial" w:hAnsi="Arial" w:eastAsia="Trebuchet MS" w:cs="Arial"/>
          <w:b/>
          <w:bCs/>
          <w:lang w:val="es-419"/>
        </w:rPr>
        <w:t xml:space="preserve"> </w:t>
      </w:r>
      <w:r w:rsidR="00B436B0">
        <w:rPr>
          <w:rFonts w:ascii="Arial" w:hAnsi="Arial" w:eastAsia="Trebuchet MS" w:cs="Arial"/>
          <w:b/>
          <w:bCs/>
          <w:lang w:val="es-419"/>
        </w:rPr>
        <w:t>pena sustituta de la prisión de prisión domiciliaria por cumplimiento parcial de pena</w:t>
      </w:r>
    </w:p>
    <w:p w:rsidRPr="00FD0435" w:rsidR="008D0CBD" w:rsidP="008D0CBD" w:rsidRDefault="008D0CBD" w14:paraId="149931F6" w14:textId="77777777">
      <w:pPr>
        <w:spacing w:after="0"/>
        <w:jc w:val="both"/>
        <w:rPr>
          <w:rFonts w:ascii="Arial" w:hAnsi="Arial" w:eastAsia="Trebuchet MS" w:cs="Arial"/>
          <w:lang w:val="es-419"/>
        </w:rPr>
      </w:pPr>
    </w:p>
    <w:p w:rsidRPr="00FD0435" w:rsidR="008D0CBD" w:rsidP="008D0CBD" w:rsidRDefault="008D0CBD" w14:paraId="3F34CFFE" w14:textId="2D19E792">
      <w:pPr>
        <w:spacing w:after="0"/>
        <w:jc w:val="both"/>
        <w:rPr>
          <w:rFonts w:ascii="Arial" w:hAnsi="Arial" w:eastAsia="Trebuchet MS" w:cs="Arial"/>
          <w:lang w:val="es-419"/>
        </w:rPr>
      </w:pPr>
      <w:r w:rsidRPr="00FD0435">
        <w:rPr>
          <w:rFonts w:ascii="Arial" w:hAnsi="Arial" w:eastAsia="Trebuchet MS" w:cs="Arial"/>
          <w:lang w:val="es-419"/>
        </w:rPr>
        <w:t xml:space="preserve">El artículo </w:t>
      </w:r>
      <w:r w:rsidR="00B436B0">
        <w:rPr>
          <w:rFonts w:ascii="Arial" w:hAnsi="Arial" w:eastAsia="Trebuchet MS" w:cs="Arial"/>
          <w:lang w:val="es-419"/>
        </w:rPr>
        <w:t>38G</w:t>
      </w:r>
      <w:r w:rsidRPr="00FD0435">
        <w:rPr>
          <w:rFonts w:ascii="Arial" w:hAnsi="Arial" w:eastAsia="Trebuchet MS" w:cs="Arial"/>
          <w:lang w:val="es-419"/>
        </w:rPr>
        <w:t xml:space="preserve"> del Código Penal, </w:t>
      </w:r>
      <w:r w:rsidR="00B436B0">
        <w:rPr>
          <w:rFonts w:ascii="Arial" w:hAnsi="Arial" w:eastAsia="Trebuchet MS" w:cs="Arial"/>
          <w:lang w:val="es-419"/>
        </w:rPr>
        <w:t>adicionado por el artículo 1 de la Ley 1709 de 2014</w:t>
      </w:r>
      <w:r w:rsidRPr="00FD0435">
        <w:rPr>
          <w:rFonts w:ascii="Arial" w:hAnsi="Arial" w:eastAsia="Trebuchet MS" w:cs="Arial"/>
          <w:lang w:val="es-419"/>
        </w:rPr>
        <w:t xml:space="preserve">, </w:t>
      </w:r>
      <w:r w:rsidR="000D326D">
        <w:rPr>
          <w:rFonts w:ascii="Arial" w:hAnsi="Arial" w:eastAsia="Trebuchet MS" w:cs="Arial"/>
          <w:lang w:val="es-419"/>
        </w:rPr>
        <w:t xml:space="preserve">y en concordancia con el artículo 38B del estatuto represor, </w:t>
      </w:r>
      <w:r w:rsidRPr="00FD0435">
        <w:rPr>
          <w:rFonts w:ascii="Arial" w:hAnsi="Arial" w:eastAsia="Trebuchet MS" w:cs="Arial"/>
          <w:lang w:val="es-419"/>
        </w:rPr>
        <w:t>establece como requisitos para acceder a est</w:t>
      </w:r>
      <w:r w:rsidR="00B436B0">
        <w:rPr>
          <w:rFonts w:ascii="Arial" w:hAnsi="Arial" w:eastAsia="Trebuchet MS" w:cs="Arial"/>
          <w:lang w:val="es-419"/>
        </w:rPr>
        <w:t>a</w:t>
      </w:r>
      <w:r w:rsidRPr="00FD0435">
        <w:rPr>
          <w:rFonts w:ascii="Arial" w:hAnsi="Arial" w:eastAsia="Trebuchet MS" w:cs="Arial"/>
          <w:lang w:val="es-419"/>
        </w:rPr>
        <w:t xml:space="preserve"> </w:t>
      </w:r>
      <w:r w:rsidR="00B436B0">
        <w:rPr>
          <w:rFonts w:ascii="Arial" w:hAnsi="Arial" w:eastAsia="Trebuchet MS" w:cs="Arial"/>
          <w:lang w:val="es-419"/>
        </w:rPr>
        <w:t>pena sustitutiva</w:t>
      </w:r>
      <w:r w:rsidRPr="00FD0435">
        <w:rPr>
          <w:rFonts w:ascii="Arial" w:hAnsi="Arial" w:eastAsia="Trebuchet MS" w:cs="Arial"/>
          <w:lang w:val="es-419"/>
        </w:rPr>
        <w:t>:</w:t>
      </w:r>
    </w:p>
    <w:p w:rsidRPr="00FD0435" w:rsidR="008D0CBD" w:rsidP="008D0CBD" w:rsidRDefault="008D0CBD" w14:paraId="1AEBC3D2" w14:textId="77777777">
      <w:pPr>
        <w:spacing w:after="0"/>
        <w:jc w:val="both"/>
        <w:rPr>
          <w:rFonts w:ascii="Arial" w:hAnsi="Arial" w:eastAsia="Trebuchet MS" w:cs="Arial"/>
          <w:lang w:val="es-419"/>
        </w:rPr>
      </w:pPr>
    </w:p>
    <w:p w:rsidRPr="00CE79BA" w:rsidR="00B12C67" w:rsidP="26D719D9" w:rsidRDefault="412FD528" w14:paraId="6A8E12B7" w14:textId="2B3781F5">
      <w:pPr>
        <w:spacing w:after="0"/>
        <w:jc w:val="both"/>
        <w:rPr>
          <w:rFonts w:ascii="Arial" w:hAnsi="Arial" w:eastAsia="Trebuchet MS" w:cs="Arial"/>
          <w:b/>
          <w:bCs/>
          <w:lang w:val="es-419"/>
        </w:rPr>
      </w:pPr>
      <w:r w:rsidRPr="26D719D9">
        <w:rPr>
          <w:rFonts w:ascii="Arial" w:hAnsi="Arial" w:eastAsia="Trebuchet MS" w:cs="Arial"/>
          <w:b/>
          <w:bCs/>
          <w:lang w:val="es-419"/>
        </w:rPr>
        <w:t xml:space="preserve">1.1. </w:t>
      </w:r>
      <w:r w:rsidRPr="26D719D9" w:rsidR="00B436B0">
        <w:rPr>
          <w:rFonts w:ascii="Arial" w:hAnsi="Arial" w:eastAsia="Trebuchet MS" w:cs="Arial"/>
          <w:b/>
          <w:bCs/>
          <w:lang w:val="es-419"/>
        </w:rPr>
        <w:t>Que la persona haya cumplido la mitad de la pena impuesta</w:t>
      </w:r>
      <w:r w:rsidRPr="26D719D9" w:rsidR="00B12C67">
        <w:rPr>
          <w:rFonts w:ascii="Arial" w:hAnsi="Arial" w:eastAsia="Trebuchet MS" w:cs="Arial"/>
          <w:b/>
          <w:bCs/>
          <w:lang w:val="es-419"/>
        </w:rPr>
        <w:t xml:space="preserve">. </w:t>
      </w:r>
    </w:p>
    <w:p w:rsidRPr="00FD0435" w:rsidR="00B12C67" w:rsidP="00B12C67" w:rsidRDefault="00B12C67" w14:paraId="0D29C628" w14:textId="77777777">
      <w:pPr>
        <w:spacing w:after="0"/>
        <w:jc w:val="both"/>
        <w:rPr>
          <w:rFonts w:ascii="Arial" w:hAnsi="Arial" w:eastAsia="Trebuchet MS" w:cs="Arial"/>
          <w:lang w:val="es-419"/>
        </w:rPr>
      </w:pPr>
    </w:p>
    <w:p w:rsidR="00B436B0" w:rsidP="26D719D9" w:rsidRDefault="00B436B0" w14:paraId="2A3D2224" w14:textId="3CF64672">
      <w:pPr>
        <w:spacing w:after="0"/>
        <w:jc w:val="both"/>
        <w:rPr>
          <w:rFonts w:ascii="Arial" w:hAnsi="Arial" w:eastAsia="Arial" w:cs="Arial"/>
          <w:color w:val="000000" w:themeColor="text1"/>
          <w:lang w:val="es-CO"/>
        </w:rPr>
      </w:pPr>
      <w:r w:rsidRPr="26D719D9">
        <w:rPr>
          <w:rFonts w:ascii="Arial" w:hAnsi="Arial" w:eastAsia="Trebuchet MS" w:cs="Arial"/>
          <w:lang w:val="es-419"/>
        </w:rPr>
        <w:t>El artículo 38G señala, en primera medida, que la pena “</w:t>
      </w:r>
      <w:r w:rsidRPr="26D719D9">
        <w:rPr>
          <w:rFonts w:ascii="Arial" w:hAnsi="Arial" w:eastAsia="Trebuchet MS" w:cs="Arial"/>
          <w:lang w:val="es-CO"/>
        </w:rPr>
        <w:t>se cumplirá en el lugar de residencia o morada del condenado cuando haya cumplido la mitad de la condena”.</w:t>
      </w:r>
      <w:r w:rsidRPr="26D719D9" w:rsidR="006A02C4">
        <w:rPr>
          <w:rFonts w:ascii="Arial" w:hAnsi="Arial" w:eastAsia="Trebuchet MS" w:cs="Arial"/>
          <w:lang w:val="es-CO"/>
        </w:rPr>
        <w:t xml:space="preserve"> </w:t>
      </w:r>
      <w:r w:rsidRPr="26D719D9" w:rsidR="006A02C4">
        <w:rPr>
          <w:rFonts w:ascii="Arial" w:hAnsi="Arial" w:eastAsia="Arial" w:cs="Arial"/>
          <w:color w:val="000000" w:themeColor="text1"/>
          <w:lang w:val="es-419"/>
        </w:rPr>
        <w:t xml:space="preserve">Como se indicó en el aparte anterior, el señor(a) </w:t>
      </w:r>
      <w:r w:rsidRPr="26D719D9" w:rsidR="006A02C4">
        <w:rPr>
          <w:rFonts w:ascii="Arial" w:hAnsi="Arial" w:eastAsia="Arial" w:cs="Arial"/>
          <w:color w:val="000000" w:themeColor="text1"/>
          <w:highlight w:val="yellow"/>
          <w:lang w:val="es-419"/>
        </w:rPr>
        <w:t>[nombre del condenado]</w:t>
      </w:r>
      <w:r w:rsidRPr="26D719D9" w:rsidR="006A02C4">
        <w:rPr>
          <w:rFonts w:ascii="Arial" w:hAnsi="Arial" w:eastAsia="Arial" w:cs="Arial"/>
          <w:color w:val="000000" w:themeColor="text1"/>
          <w:lang w:val="es-419"/>
        </w:rPr>
        <w:t xml:space="preserve"> ha cumplido ese término si se toma en cuenta la totalidad de tiempo que ha purgado físicamente y a través de actividades de redención de pena, como puede evidenciarse en el expediente correspondiente.</w:t>
      </w:r>
    </w:p>
    <w:p w:rsidR="00343466" w:rsidP="00B12C67" w:rsidRDefault="00343466" w14:paraId="3E3D48C8" w14:textId="77777777">
      <w:pPr>
        <w:spacing w:after="0"/>
        <w:jc w:val="both"/>
        <w:rPr>
          <w:rFonts w:ascii="Arial" w:hAnsi="Arial" w:eastAsia="Trebuchet MS" w:cs="Arial"/>
          <w:lang w:val="es-CO"/>
        </w:rPr>
      </w:pPr>
    </w:p>
    <w:p w:rsidRPr="000D326D" w:rsidR="000D326D" w:rsidP="26D719D9" w:rsidRDefault="2A5F63E3" w14:paraId="6F38B429" w14:textId="48F9FBCF">
      <w:pPr>
        <w:spacing w:after="0"/>
        <w:jc w:val="both"/>
        <w:rPr>
          <w:rFonts w:ascii="Arial" w:hAnsi="Arial" w:eastAsia="Trebuchet MS" w:cs="Arial"/>
          <w:b/>
          <w:bCs/>
          <w:lang w:val="es-CO"/>
        </w:rPr>
      </w:pPr>
      <w:r w:rsidRPr="26D719D9">
        <w:rPr>
          <w:rFonts w:ascii="Arial" w:hAnsi="Arial" w:eastAsia="Trebuchet MS" w:cs="Arial"/>
          <w:b/>
          <w:bCs/>
          <w:lang w:val="es-CO"/>
        </w:rPr>
        <w:t xml:space="preserve">1.2. </w:t>
      </w:r>
      <w:r w:rsidRPr="26D719D9" w:rsidR="000D326D">
        <w:rPr>
          <w:rFonts w:ascii="Arial" w:hAnsi="Arial" w:eastAsia="Trebuchet MS" w:cs="Arial"/>
          <w:b/>
          <w:bCs/>
          <w:lang w:val="es-CO"/>
        </w:rPr>
        <w:t>Que se demuestre el arraigo familiar y social del condenado.</w:t>
      </w:r>
    </w:p>
    <w:p w:rsidRPr="000D326D" w:rsidR="000D326D" w:rsidP="000D326D" w:rsidRDefault="000D326D" w14:paraId="20684016" w14:textId="77777777">
      <w:pPr>
        <w:spacing w:after="0"/>
        <w:jc w:val="both"/>
        <w:rPr>
          <w:rFonts w:ascii="Arial" w:hAnsi="Arial" w:eastAsia="Trebuchet MS" w:cs="Arial"/>
          <w:b/>
          <w:bCs/>
          <w:lang w:val="es-CO"/>
        </w:rPr>
      </w:pPr>
    </w:p>
    <w:p w:rsidR="000D326D" w:rsidP="26D719D9" w:rsidRDefault="5083B7D0" w14:paraId="57893DFE" w14:textId="72C16046">
      <w:pPr>
        <w:spacing w:after="0"/>
        <w:jc w:val="both"/>
        <w:rPr>
          <w:rFonts w:ascii="Arial" w:hAnsi="Arial" w:eastAsia="Trebuchet MS" w:cs="Arial"/>
          <w:lang w:val="es-CO"/>
        </w:rPr>
      </w:pPr>
      <w:r w:rsidRPr="26D719D9">
        <w:rPr>
          <w:rFonts w:ascii="Arial" w:hAnsi="Arial" w:eastAsia="Trebuchet MS" w:cs="Arial"/>
          <w:lang w:val="es-419"/>
        </w:rPr>
        <w:t xml:space="preserve">El numeral tercero del artículo 38B del Código Penal (norma a la cual remite expresamente el artículo 38G) señala como requisito para acceder a la prisión domiciliaria por cumplimiento parcial de pena que se demuestre el arraigo familiar y social del condenado. </w:t>
      </w:r>
    </w:p>
    <w:p w:rsidR="000D326D" w:rsidP="26D719D9" w:rsidRDefault="000D326D" w14:paraId="1F8C8E15" w14:textId="1361E525">
      <w:pPr>
        <w:spacing w:after="0"/>
        <w:jc w:val="both"/>
        <w:rPr>
          <w:rFonts w:ascii="Arial" w:hAnsi="Arial" w:eastAsia="Trebuchet MS" w:cs="Arial"/>
          <w:lang w:val="es-419"/>
        </w:rPr>
      </w:pPr>
    </w:p>
    <w:p w:rsidR="000D326D" w:rsidP="26D719D9" w:rsidRDefault="5083B7D0" w14:paraId="3916B4D1" w14:textId="1E332509">
      <w:pPr>
        <w:spacing w:after="0"/>
        <w:jc w:val="both"/>
        <w:rPr>
          <w:rFonts w:ascii="Arial" w:hAnsi="Arial" w:eastAsia="Arial" w:cs="Arial"/>
          <w:color w:val="000000" w:themeColor="text1"/>
          <w:lang w:val="es-CO"/>
        </w:rPr>
      </w:pPr>
      <w:r w:rsidRPr="26D719D9">
        <w:rPr>
          <w:rFonts w:ascii="Arial" w:hAnsi="Arial" w:eastAsia="Arial" w:cs="Arial"/>
          <w:color w:val="000000" w:themeColor="text1"/>
          <w:lang w:val="es-CO"/>
        </w:rPr>
        <w:t>La Sala de Casación Penal señaló que el arraigo “supone la existencia de un vínculo del procesado con el lugar donde reside, lo cual se acredita con distintos elementos de juicio, entre otros, tener una residencia fija y estable, vivir en ella junto con la familia y estar presto a atender el requerimiento de las autoridades”</w:t>
      </w:r>
      <w:r w:rsidRPr="26D719D9">
        <w:rPr>
          <w:rFonts w:ascii="Arial" w:hAnsi="Arial" w:eastAsia="Arial" w:cs="Arial"/>
          <w:color w:val="000000" w:themeColor="text1"/>
          <w:vertAlign w:val="superscript"/>
          <w:lang w:val="es-CO"/>
        </w:rPr>
        <w:t>3</w:t>
      </w:r>
      <w:r w:rsidRPr="26D719D9">
        <w:rPr>
          <w:rFonts w:ascii="Arial" w:hAnsi="Arial" w:eastAsia="Arial" w:cs="Arial"/>
          <w:color w:val="000000" w:themeColor="text1"/>
          <w:lang w:val="es-CO"/>
        </w:rPr>
        <w:t>.</w:t>
      </w:r>
    </w:p>
    <w:p w:rsidR="000D326D" w:rsidP="26D719D9" w:rsidRDefault="000D326D" w14:paraId="07795F0D" w14:textId="4C6D57B8">
      <w:pPr>
        <w:spacing w:after="0"/>
        <w:jc w:val="both"/>
        <w:rPr>
          <w:rFonts w:ascii="Arial" w:hAnsi="Arial" w:eastAsia="Arial" w:cs="Arial"/>
          <w:color w:val="000000" w:themeColor="text1"/>
          <w:lang w:val="es-CO"/>
        </w:rPr>
      </w:pPr>
    </w:p>
    <w:p w:rsidR="000D326D" w:rsidP="26D719D9" w:rsidRDefault="5083B7D0" w14:paraId="2D40B534" w14:textId="73886253">
      <w:pPr>
        <w:spacing w:after="0"/>
        <w:jc w:val="both"/>
        <w:rPr>
          <w:rFonts w:ascii="Arial" w:hAnsi="Arial" w:eastAsia="Arial" w:cs="Arial"/>
          <w:color w:val="000000" w:themeColor="text1"/>
          <w:lang w:val="es-CO"/>
        </w:rPr>
      </w:pPr>
      <w:r w:rsidRPr="26D719D9">
        <w:rPr>
          <w:rFonts w:ascii="Arial" w:hAnsi="Arial" w:eastAsia="Arial" w:cs="Arial"/>
          <w:color w:val="000000" w:themeColor="text1"/>
          <w:lang w:val="es-CO"/>
        </w:rPr>
        <w:t xml:space="preserve">[TEXTO SI LA VÍCTIMA NO ES DEL NÚCLEO FAMILIAR:] El señor(a) </w:t>
      </w:r>
      <w:r w:rsidRPr="26D719D9">
        <w:rPr>
          <w:rFonts w:ascii="Arial" w:hAnsi="Arial" w:eastAsia="Arial" w:cs="Arial"/>
          <w:color w:val="000000" w:themeColor="text1"/>
          <w:highlight w:val="yellow"/>
          <w:lang w:val="es-CO"/>
        </w:rPr>
        <w:t>[nombre del condenado]</w:t>
      </w:r>
      <w:r w:rsidRPr="26D719D9">
        <w:rPr>
          <w:rFonts w:ascii="Arial" w:hAnsi="Arial" w:eastAsia="Arial" w:cs="Arial"/>
          <w:color w:val="000000" w:themeColor="text1"/>
          <w:lang w:val="es-CO"/>
        </w:rPr>
        <w:t xml:space="preserve"> residirá, junto con su núcleo familiar en la </w:t>
      </w:r>
      <w:r w:rsidRPr="26D719D9">
        <w:rPr>
          <w:rFonts w:ascii="Arial" w:hAnsi="Arial" w:eastAsia="Arial" w:cs="Arial"/>
          <w:color w:val="000000" w:themeColor="text1"/>
          <w:highlight w:val="yellow"/>
          <w:lang w:val="es-CO"/>
        </w:rPr>
        <w:t>[dirección de residencia]</w:t>
      </w:r>
      <w:r w:rsidRPr="26D719D9">
        <w:rPr>
          <w:rFonts w:ascii="Arial" w:hAnsi="Arial" w:eastAsia="Arial" w:cs="Arial"/>
          <w:color w:val="000000" w:themeColor="text1"/>
          <w:lang w:val="es-CO"/>
        </w:rPr>
        <w:t xml:space="preserve">, en el municipio </w:t>
      </w:r>
      <w:r w:rsidRPr="26D719D9">
        <w:rPr>
          <w:rFonts w:ascii="Arial" w:hAnsi="Arial" w:eastAsia="Arial" w:cs="Arial"/>
          <w:color w:val="000000" w:themeColor="text1"/>
          <w:highlight w:val="yellow"/>
          <w:lang w:val="es-CO"/>
        </w:rPr>
        <w:t>[nombre del municipio y departamento]</w:t>
      </w:r>
      <w:r w:rsidRPr="26D719D9">
        <w:rPr>
          <w:rFonts w:ascii="Arial" w:hAnsi="Arial" w:eastAsia="Arial" w:cs="Arial"/>
          <w:color w:val="000000" w:themeColor="text1"/>
          <w:lang w:val="es-CO"/>
        </w:rPr>
        <w:t xml:space="preserve">, donde se desarrollará su arraigo con su grupo familiar, vecinos y demás miembros de la comunidad, como se puede certificar con las pruebas aportadas </w:t>
      </w:r>
      <w:r w:rsidRPr="26D719D9">
        <w:rPr>
          <w:rFonts w:ascii="Arial" w:hAnsi="Arial" w:eastAsia="Arial" w:cs="Arial"/>
          <w:color w:val="000000" w:themeColor="text1"/>
          <w:highlight w:val="yellow"/>
          <w:lang w:val="es-CO"/>
        </w:rPr>
        <w:t xml:space="preserve">[mencionar si se aportan recibos de servicios públicos, contrato de arriendo, declaraciones </w:t>
      </w:r>
      <w:proofErr w:type="spellStart"/>
      <w:r w:rsidRPr="26D719D9">
        <w:rPr>
          <w:rFonts w:ascii="Arial" w:hAnsi="Arial" w:eastAsia="Arial" w:cs="Arial"/>
          <w:color w:val="000000" w:themeColor="text1"/>
          <w:highlight w:val="yellow"/>
          <w:lang w:val="es-CO"/>
        </w:rPr>
        <w:t>extra-juicio</w:t>
      </w:r>
      <w:proofErr w:type="spellEnd"/>
      <w:r w:rsidRPr="26D719D9">
        <w:rPr>
          <w:rFonts w:ascii="Arial" w:hAnsi="Arial" w:eastAsia="Arial" w:cs="Arial"/>
          <w:color w:val="000000" w:themeColor="text1"/>
          <w:highlight w:val="yellow"/>
          <w:lang w:val="es-CO"/>
        </w:rPr>
        <w:t xml:space="preserve"> u otros documentos que den cuenta del arraigo]</w:t>
      </w:r>
      <w:r w:rsidRPr="26D719D9">
        <w:rPr>
          <w:rFonts w:ascii="Arial" w:hAnsi="Arial" w:eastAsia="Arial" w:cs="Arial"/>
          <w:color w:val="000000" w:themeColor="text1"/>
          <w:lang w:val="es-CO"/>
        </w:rPr>
        <w:t>.</w:t>
      </w:r>
    </w:p>
    <w:p w:rsidR="000D326D" w:rsidP="26D719D9" w:rsidRDefault="000D326D" w14:paraId="0A8E8ED8" w14:textId="75F5A421">
      <w:pPr>
        <w:spacing w:after="0"/>
        <w:jc w:val="both"/>
        <w:rPr>
          <w:rFonts w:ascii="Arial" w:hAnsi="Arial" w:eastAsia="Trebuchet MS" w:cs="Arial"/>
          <w:b/>
          <w:bCs/>
          <w:lang w:val="es-CO"/>
        </w:rPr>
      </w:pPr>
    </w:p>
    <w:p w:rsidR="000D326D" w:rsidP="26D719D9" w:rsidRDefault="5083B7D0" w14:paraId="19AADEC3" w14:textId="3F75D95F">
      <w:pPr>
        <w:spacing w:after="0"/>
        <w:jc w:val="both"/>
        <w:rPr>
          <w:rFonts w:ascii="Arial" w:hAnsi="Arial" w:eastAsia="Trebuchet MS" w:cs="Arial"/>
          <w:lang w:val="es-419"/>
        </w:rPr>
      </w:pPr>
      <w:r w:rsidRPr="26D719D9">
        <w:rPr>
          <w:rFonts w:ascii="Arial" w:hAnsi="Arial" w:eastAsia="Arial" w:cs="Arial"/>
          <w:color w:val="000000" w:themeColor="text1"/>
          <w:lang w:val="es-CO"/>
        </w:rPr>
        <w:t xml:space="preserve">[TEXTO SI LA VÍCTIMA HACE PARTE DEL NÚCLEO FAMILIAR:] El señor(a) </w:t>
      </w:r>
      <w:r w:rsidRPr="26D719D9">
        <w:rPr>
          <w:rFonts w:ascii="Arial" w:hAnsi="Arial" w:eastAsia="Arial" w:cs="Arial"/>
          <w:color w:val="000000" w:themeColor="text1"/>
          <w:highlight w:val="yellow"/>
          <w:lang w:val="es-CO"/>
        </w:rPr>
        <w:t>[nombre del condenado]</w:t>
      </w:r>
      <w:r w:rsidRPr="26D719D9">
        <w:rPr>
          <w:rFonts w:ascii="Arial" w:hAnsi="Arial" w:eastAsia="Arial" w:cs="Arial"/>
          <w:color w:val="000000" w:themeColor="text1"/>
          <w:lang w:val="es-CO"/>
        </w:rPr>
        <w:t xml:space="preserve"> residirá en la </w:t>
      </w:r>
      <w:r w:rsidRPr="26D719D9">
        <w:rPr>
          <w:rFonts w:ascii="Arial" w:hAnsi="Arial" w:eastAsia="Arial" w:cs="Arial"/>
          <w:color w:val="000000" w:themeColor="text1"/>
          <w:highlight w:val="yellow"/>
          <w:lang w:val="es-CO"/>
        </w:rPr>
        <w:t>[dirección de residencia]</w:t>
      </w:r>
      <w:r w:rsidRPr="26D719D9">
        <w:rPr>
          <w:rFonts w:ascii="Arial" w:hAnsi="Arial" w:eastAsia="Arial" w:cs="Arial"/>
          <w:color w:val="000000" w:themeColor="text1"/>
          <w:lang w:val="es-CO"/>
        </w:rPr>
        <w:t xml:space="preserve">, en el municipio </w:t>
      </w:r>
      <w:r w:rsidRPr="26D719D9">
        <w:rPr>
          <w:rFonts w:ascii="Arial" w:hAnsi="Arial" w:eastAsia="Arial" w:cs="Arial"/>
          <w:color w:val="000000" w:themeColor="text1"/>
          <w:highlight w:val="yellow"/>
          <w:lang w:val="es-CO"/>
        </w:rPr>
        <w:t>[nombre del municipio y departamento]</w:t>
      </w:r>
      <w:r w:rsidRPr="26D719D9">
        <w:rPr>
          <w:rFonts w:ascii="Arial" w:hAnsi="Arial" w:eastAsia="Arial" w:cs="Arial"/>
          <w:color w:val="000000" w:themeColor="text1"/>
          <w:lang w:val="es-CO"/>
        </w:rPr>
        <w:t xml:space="preserve">, donde se desarrollará su arraigo con su grupo familiar, vecinos y demás miembros de la comunidad, como se puede certificar con las pruebas aportadas </w:t>
      </w:r>
      <w:r w:rsidRPr="26D719D9">
        <w:rPr>
          <w:rFonts w:ascii="Arial" w:hAnsi="Arial" w:eastAsia="Arial" w:cs="Arial"/>
          <w:color w:val="000000" w:themeColor="text1"/>
          <w:highlight w:val="yellow"/>
          <w:lang w:val="es-CO"/>
        </w:rPr>
        <w:t xml:space="preserve">[mencionar si se aportan recibos de servicios públicos, contrato de arriendo, declaraciones </w:t>
      </w:r>
      <w:proofErr w:type="spellStart"/>
      <w:r w:rsidRPr="26D719D9">
        <w:rPr>
          <w:rFonts w:ascii="Arial" w:hAnsi="Arial" w:eastAsia="Arial" w:cs="Arial"/>
          <w:color w:val="000000" w:themeColor="text1"/>
          <w:highlight w:val="yellow"/>
          <w:lang w:val="es-CO"/>
        </w:rPr>
        <w:t>extra-juicio</w:t>
      </w:r>
      <w:proofErr w:type="spellEnd"/>
      <w:r w:rsidRPr="26D719D9">
        <w:rPr>
          <w:rFonts w:ascii="Arial" w:hAnsi="Arial" w:eastAsia="Arial" w:cs="Arial"/>
          <w:color w:val="000000" w:themeColor="text1"/>
          <w:highlight w:val="yellow"/>
          <w:lang w:val="es-CO"/>
        </w:rPr>
        <w:t xml:space="preserve"> u otros documentos que den cuenta del arraigo]</w:t>
      </w:r>
      <w:r w:rsidRPr="26D719D9">
        <w:rPr>
          <w:rFonts w:ascii="Arial" w:hAnsi="Arial" w:eastAsia="Arial" w:cs="Arial"/>
          <w:color w:val="000000" w:themeColor="text1"/>
          <w:lang w:val="es-CO"/>
        </w:rPr>
        <w:t xml:space="preserve">. Se destaca </w:t>
      </w:r>
      <w:r w:rsidRPr="26D719D9">
        <w:rPr>
          <w:rFonts w:ascii="Arial" w:hAnsi="Arial" w:eastAsia="Arial" w:cs="Arial"/>
          <w:color w:val="000000" w:themeColor="text1"/>
          <w:lang w:val="es-CO"/>
        </w:rPr>
        <w:t>que en ese domicilio no vive la víctima del delito por el cual e</w:t>
      </w:r>
      <w:r w:rsidRPr="26D719D9">
        <w:rPr>
          <w:rFonts w:ascii="Arial" w:hAnsi="Arial" w:eastAsia="Trebuchet MS" w:cs="Arial"/>
          <w:lang w:val="es-419"/>
        </w:rPr>
        <w:t xml:space="preserve">l (la) señor(a) </w:t>
      </w:r>
      <w:r w:rsidRPr="26D719D9">
        <w:rPr>
          <w:rFonts w:ascii="Arial" w:hAnsi="Arial" w:eastAsia="Trebuchet MS" w:cs="Arial"/>
          <w:highlight w:val="yellow"/>
          <w:lang w:val="es-419"/>
        </w:rPr>
        <w:t>[nombre de la persona privada de la libertad]</w:t>
      </w:r>
      <w:r w:rsidRPr="26D719D9">
        <w:rPr>
          <w:rFonts w:ascii="Arial" w:hAnsi="Arial" w:eastAsia="Trebuchet MS" w:cs="Arial"/>
          <w:lang w:val="es-419"/>
        </w:rPr>
        <w:t xml:space="preserve"> fue condenado(a).</w:t>
      </w:r>
    </w:p>
    <w:p w:rsidR="000D326D" w:rsidP="26D719D9" w:rsidRDefault="000D326D" w14:paraId="5FA4DF9A" w14:textId="3F9F0652">
      <w:pPr>
        <w:spacing w:after="0"/>
        <w:jc w:val="both"/>
        <w:rPr>
          <w:rFonts w:ascii="Arial" w:hAnsi="Arial" w:eastAsia="Trebuchet MS" w:cs="Arial"/>
          <w:b/>
          <w:bCs/>
          <w:lang w:val="es-CO"/>
        </w:rPr>
      </w:pPr>
    </w:p>
    <w:p w:rsidRPr="00084D8E" w:rsidR="000D326D" w:rsidP="26D719D9" w:rsidRDefault="5083B7D0" w14:paraId="696BAA2F" w14:textId="7D31DCC2">
      <w:pPr>
        <w:spacing w:after="0"/>
        <w:jc w:val="both"/>
        <w:rPr>
          <w:rFonts w:ascii="Arial" w:hAnsi="Arial" w:eastAsia="Trebuchet MS" w:cs="Arial"/>
          <w:b w:val="1"/>
          <w:bCs w:val="1"/>
          <w:lang w:val="es-CO"/>
        </w:rPr>
      </w:pPr>
      <w:r w:rsidRPr="117A8867" w:rsidR="5083B7D0">
        <w:rPr>
          <w:rFonts w:ascii="Arial" w:hAnsi="Arial" w:eastAsia="Trebuchet MS" w:cs="Arial"/>
          <w:b w:val="1"/>
          <w:bCs w:val="1"/>
          <w:lang w:val="es-CO"/>
        </w:rPr>
        <w:t xml:space="preserve">1.3. </w:t>
      </w:r>
      <w:r w:rsidRPr="117A8867" w:rsidR="000D326D">
        <w:rPr>
          <w:rFonts w:ascii="Arial" w:hAnsi="Arial" w:eastAsia="Trebuchet MS" w:cs="Arial"/>
          <w:b w:val="1"/>
          <w:bCs w:val="1"/>
          <w:lang w:val="es-CO"/>
        </w:rPr>
        <w:t xml:space="preserve">Que se </w:t>
      </w:r>
      <w:r w:rsidRPr="117A8867" w:rsidR="000D326D">
        <w:rPr>
          <w:rFonts w:ascii="Arial" w:hAnsi="Arial" w:eastAsia="Trebuchet MS" w:cs="Arial"/>
          <w:b w:val="1"/>
          <w:bCs w:val="1"/>
          <w:lang w:val="es-CO"/>
        </w:rPr>
        <w:t>garantice mediante caución el cumplimiento de las obligaciones que apareja la prisión domiciliaria</w:t>
      </w:r>
      <w:r w:rsidRPr="117A8867" w:rsidR="000D326D">
        <w:rPr>
          <w:rFonts w:ascii="Arial" w:hAnsi="Arial" w:eastAsia="Trebuchet MS" w:cs="Arial"/>
          <w:b w:val="1"/>
          <w:bCs w:val="1"/>
          <w:lang w:val="es-CO"/>
        </w:rPr>
        <w:t>.</w:t>
      </w:r>
    </w:p>
    <w:p w:rsidR="00084D8E" w:rsidP="00084D8E" w:rsidRDefault="00084D8E" w14:paraId="1BB8EA1E" w14:textId="77777777">
      <w:pPr>
        <w:spacing w:after="0"/>
        <w:jc w:val="both"/>
        <w:rPr>
          <w:rFonts w:ascii="Arial" w:hAnsi="Arial" w:eastAsia="Trebuchet MS" w:cs="Arial"/>
          <w:lang w:val="es-CO"/>
        </w:rPr>
      </w:pPr>
    </w:p>
    <w:p w:rsidR="00084D8E" w:rsidDel="00C63C5D" w:rsidP="071BCFAB" w:rsidRDefault="00084D8E" w14:textId="21C9B614" w14:paraId="0121EC7D">
      <w:pPr>
        <w:spacing w:after="0"/>
        <w:jc w:val="both"/>
        <w:rPr>
          <w:rFonts w:ascii="Arial" w:hAnsi="Arial" w:eastAsia="Trebuchet MS" w:cs="Arial"/>
          <w:lang w:val="es-419"/>
        </w:rPr>
      </w:pPr>
      <w:r w:rsidR="00084D8E">
        <w:rPr>
          <w:rFonts w:ascii="Arial" w:hAnsi="Arial" w:eastAsia="Trebuchet MS" w:cs="Arial"/>
          <w:lang w:val="es-419"/>
        </w:rPr>
        <w:t>El numeral cuarto del artículo 38B del Código Penal (</w:t>
      </w:r>
      <w:r w:rsidR="00084D8E">
        <w:rPr>
          <w:rFonts w:ascii="Arial" w:hAnsi="Arial" w:eastAsia="Trebuchet MS" w:cs="Arial"/>
          <w:lang w:val="es-419"/>
        </w:rPr>
        <w:t>a</w:t>
      </w:r>
      <w:r w:rsidR="00084D8E">
        <w:rPr>
          <w:rFonts w:ascii="Arial" w:hAnsi="Arial" w:eastAsia="Trebuchet MS" w:cs="Arial"/>
          <w:lang w:val="es-419"/>
        </w:rPr>
        <w:t>l</w:t>
      </w:r>
      <w:r w:rsidR="00084D8E">
        <w:rPr>
          <w:rFonts w:ascii="Arial" w:hAnsi="Arial" w:eastAsia="Trebuchet MS" w:cs="Arial"/>
          <w:lang w:val="es-419"/>
        </w:rPr>
        <w:t xml:space="preserve"> cual remite expresamente el artículo 38G) señala como requisito para acceder a la prisión domiciliaria por cumplimiento parcial de pena, que “se garantice mediante caución el cumplimiento de </w:t>
      </w:r>
      <w:r w:rsidR="00C63C5D">
        <w:rPr>
          <w:rFonts w:ascii="Arial" w:hAnsi="Arial" w:eastAsia="Trebuchet MS" w:cs="Arial"/>
          <w:lang w:val="es-419"/>
        </w:rPr>
        <w:t>[</w:t>
      </w:r>
      <w:r w:rsidR="00392A58">
        <w:rPr>
          <w:rFonts w:ascii="Arial" w:hAnsi="Arial" w:eastAsia="Trebuchet MS" w:cs="Arial"/>
          <w:lang w:val="es-419"/>
        </w:rPr>
        <w:t>determinadas</w:t>
      </w:r>
      <w:r w:rsidR="00C63C5D">
        <w:rPr>
          <w:rFonts w:ascii="Arial" w:hAnsi="Arial" w:eastAsia="Trebuchet MS" w:cs="Arial"/>
          <w:lang w:val="es-419"/>
        </w:rPr>
        <w:t>]</w:t>
      </w:r>
      <w:r w:rsidR="00084D8E">
        <w:rPr>
          <w:rFonts w:ascii="Arial" w:hAnsi="Arial" w:eastAsia="Trebuchet MS" w:cs="Arial"/>
          <w:lang w:val="es-419"/>
        </w:rPr>
        <w:t xml:space="preserve"> obligaciones</w:t>
      </w:r>
      <w:r w:rsidR="00C63C5D">
        <w:rPr>
          <w:rFonts w:ascii="Arial" w:hAnsi="Arial" w:eastAsia="Trebuchet MS" w:cs="Arial"/>
          <w:lang w:val="es-419"/>
        </w:rPr>
        <w:t>”</w:t>
      </w:r>
      <w:r w:rsidR="00C63C5D">
        <w:rPr>
          <w:rFonts w:ascii="Arial" w:hAnsi="Arial" w:eastAsia="Trebuchet MS" w:cs="Arial"/>
          <w:lang w:val="es-419"/>
        </w:rPr>
        <w:t xml:space="preserve">, </w:t>
      </w:r>
      <w:r w:rsidR="00392A58">
        <w:rPr>
          <w:rFonts w:ascii="Arial" w:hAnsi="Arial" w:eastAsia="Trebuchet MS" w:cs="Arial"/>
          <w:lang w:val="es-419"/>
        </w:rPr>
        <w:t>concretamente</w:t>
      </w:r>
      <w:r w:rsidR="00C63C5D">
        <w:rPr>
          <w:rFonts w:ascii="Arial" w:hAnsi="Arial" w:eastAsia="Trebuchet MS" w:cs="Arial"/>
          <w:lang w:val="es-419"/>
        </w:rPr>
        <w:t xml:space="preserve"> no cambiar de residencia</w:t>
      </w:r>
      <w:r w:rsidR="00392A58">
        <w:rPr>
          <w:rFonts w:ascii="Arial" w:hAnsi="Arial" w:eastAsia="Trebuchet MS" w:cs="Arial"/>
          <w:lang w:val="es-419"/>
        </w:rPr>
        <w:t xml:space="preserve"> sin autorización previa</w:t>
      </w:r>
      <w:r w:rsidR="00C63C5D">
        <w:rPr>
          <w:rFonts w:ascii="Arial" w:hAnsi="Arial" w:eastAsia="Trebuchet MS" w:cs="Arial"/>
          <w:lang w:val="es-419"/>
        </w:rPr>
        <w:t>, reparar los daños causados por el delito, presentarse cuando la autoridad judicial le requiera, y f</w:t>
      </w:r>
      <w:r w:rsidR="00C63C5D">
        <w:rPr>
          <w:rFonts w:ascii="Arial" w:hAnsi="Arial" w:eastAsia="Trebuchet MS" w:cs="Arial"/>
          <w:lang w:val="es-419"/>
        </w:rPr>
        <w:t>acilitar la supervisión en el lugar de residencia</w:t>
      </w:r>
      <w:ins w:author="Antonio Pinzón" w:date="2025-11-25T14:43:00Z" w16du:dateUtc="2025-11-25T19:43:00Z" w:id="20">
        <w:r w:rsidR="00C63C5D">
          <w:rPr>
            <w:rStyle w:val="Refdenotaalpie"/>
            <w:rFonts w:ascii="Arial" w:hAnsi="Arial" w:eastAsia="Trebuchet MS" w:cs="Arial"/>
            <w:lang w:val="es-419"/>
          </w:rPr>
          <w:footnoteReference w:id="1"/>
        </w:r>
      </w:ins>
      <w:r w:rsidR="00C63C5D">
        <w:rPr>
          <w:rFonts w:ascii="Arial" w:hAnsi="Arial" w:eastAsia="Trebuchet MS" w:cs="Arial"/>
          <w:lang w:val="es-419"/>
        </w:rPr>
        <w:t>.</w:t>
      </w:r>
    </w:p>
    <w:p w:rsidRPr="00084D8E" w:rsidR="00084D8E" w:rsidP="00084D8E" w:rsidRDefault="00084D8E" w14:paraId="03F76E3E" w14:textId="77777777">
      <w:pPr>
        <w:spacing w:after="0"/>
        <w:jc w:val="both"/>
        <w:rPr>
          <w:rFonts w:ascii="Arial" w:hAnsi="Arial" w:eastAsia="Trebuchet MS" w:cs="Arial"/>
          <w:lang w:val="es-419"/>
        </w:rPr>
      </w:pPr>
    </w:p>
    <w:p w:rsidR="00DB2D41" w:rsidDel="00D9754E" w:rsidP="117A8867" w:rsidRDefault="00C63C5D" w14:textId="64822B8C" w14:paraId="49E919FC">
      <w:pPr>
        <w:spacing w:after="0"/>
        <w:jc w:val="both"/>
        <w:rPr>
          <w:rStyle w:val="Refdenotaalpie"/>
          <w:rFonts w:ascii="Arial" w:hAnsi="Arial" w:eastAsia="Trebuchet MS" w:cs="Arial"/>
          <w:lang w:val="es-419"/>
        </w:rPr>
      </w:pPr>
      <w:r w:rsidR="00C63C5D">
        <w:rPr>
          <w:rFonts w:ascii="Arial" w:hAnsi="Arial" w:eastAsia="Trebuchet MS" w:cs="Arial"/>
          <w:lang w:val="es-419"/>
        </w:rPr>
        <w:t xml:space="preserve">Respecto </w:t>
      </w:r>
      <w:r w:rsidR="00392A58">
        <w:rPr>
          <w:rFonts w:ascii="Arial" w:hAnsi="Arial" w:eastAsia="Trebuchet MS" w:cs="Arial"/>
          <w:lang w:val="es-419"/>
        </w:rPr>
        <w:t>a</w:t>
      </w:r>
      <w:r w:rsidR="00C63C5D">
        <w:rPr>
          <w:rFonts w:ascii="Arial" w:hAnsi="Arial" w:eastAsia="Trebuchet MS" w:cs="Arial"/>
          <w:lang w:val="es-419"/>
        </w:rPr>
        <w:t xml:space="preserve">l aseguramiento del pago de la reparación </w:t>
      </w:r>
      <w:r w:rsidR="00C63C5D">
        <w:rPr>
          <w:rFonts w:ascii="Arial" w:hAnsi="Arial" w:eastAsia="Trebuchet MS" w:cs="Arial"/>
          <w:lang w:val="es-419"/>
        </w:rPr>
        <w:t>a la víctima</w:t>
      </w:r>
      <w:r w:rsidR="00C63C5D">
        <w:rPr>
          <w:rFonts w:ascii="Arial" w:hAnsi="Arial" w:eastAsia="Trebuchet MS" w:cs="Arial"/>
          <w:lang w:val="es-419"/>
        </w:rPr>
        <w:t xml:space="preserve"> o del pago previo de la multa como </w:t>
      </w:r>
      <w:r w:rsidR="00C63C5D">
        <w:rPr>
          <w:rFonts w:ascii="Arial" w:hAnsi="Arial" w:eastAsia="Trebuchet MS" w:cs="Arial"/>
          <w:lang w:val="es-419"/>
        </w:rPr>
        <w:t xml:space="preserve">requisitos para acceder a medidas </w:t>
      </w:r>
      <w:r w:rsidR="00D9754E">
        <w:rPr>
          <w:rFonts w:ascii="Arial" w:hAnsi="Arial" w:eastAsia="Trebuchet MS" w:cs="Arial"/>
          <w:lang w:val="es-419"/>
        </w:rPr>
        <w:t>alternativas a la prisión, la jurisprudencia de la Corte Constitucional ha señal</w:t>
      </w:r>
      <w:r w:rsidR="00D9754E">
        <w:rPr>
          <w:rFonts w:ascii="Arial" w:hAnsi="Arial" w:eastAsia="Trebuchet MS" w:cs="Arial"/>
          <w:lang w:val="es-419"/>
        </w:rPr>
        <w:t>ado que su exigencia de manera absoluta e inflexible est</w:t>
      </w:r>
      <w:r w:rsidR="00392A58">
        <w:rPr>
          <w:rFonts w:ascii="Arial" w:hAnsi="Arial" w:eastAsia="Trebuchet MS" w:cs="Arial"/>
          <w:lang w:val="es-419"/>
        </w:rPr>
        <w:t>á</w:t>
      </w:r>
      <w:r w:rsidR="00D9754E">
        <w:rPr>
          <w:rFonts w:ascii="Arial" w:hAnsi="Arial" w:eastAsia="Trebuchet MS" w:cs="Arial"/>
          <w:lang w:val="es-419"/>
        </w:rPr>
        <w:t xml:space="preserve"> en contravía de los principios constitucionales del orden justo</w:t>
      </w:r>
      <w:ins w:author="Antonio Pinzón" w:date="2025-11-25T14:51:00Z" w16du:dateUtc="2025-11-25T19:51:00Z" w:id="55">
        <w:r w:rsidR="00D9754E">
          <w:rPr>
            <w:rStyle w:val="Refdenotaalpie"/>
            <w:rFonts w:ascii="Arial" w:hAnsi="Arial" w:eastAsia="Trebuchet MS" w:cs="Arial"/>
            <w:lang w:val="es-419"/>
          </w:rPr>
          <w:footnoteReference w:id="2"/>
        </w:r>
      </w:ins>
      <w:r w:rsidR="00D9754E">
        <w:rPr>
          <w:rFonts w:ascii="Arial" w:hAnsi="Arial" w:eastAsia="Trebuchet MS" w:cs="Arial"/>
          <w:lang w:val="es-419"/>
        </w:rPr>
        <w:t xml:space="preserve"> y de </w:t>
      </w:r>
      <w:r w:rsidR="00D9754E">
        <w:rPr>
          <w:rFonts w:ascii="Arial" w:hAnsi="Arial" w:eastAsia="Trebuchet MS" w:cs="Arial"/>
          <w:lang w:val="es-419"/>
        </w:rPr>
        <w:t>la</w:t>
      </w:r>
      <w:r w:rsidR="00D9754E">
        <w:rPr>
          <w:rFonts w:ascii="Arial" w:hAnsi="Arial" w:eastAsia="Trebuchet MS" w:cs="Arial"/>
          <w:lang w:val="es-419"/>
        </w:rPr>
        <w:t xml:space="preserve"> igualdad</w:t>
      </w:r>
      <w:ins w:author="Antonio Pinzón" w:date="2025-11-25T14:56:00Z" w16du:dateUtc="2025-11-25T19:56:00Z" w:id="72">
        <w:r w:rsidR="00D9754E">
          <w:rPr>
            <w:rStyle w:val="Refdenotaalpie"/>
            <w:rFonts w:ascii="Arial" w:hAnsi="Arial" w:eastAsia="Trebuchet MS" w:cs="Arial"/>
            <w:lang w:val="es-419"/>
          </w:rPr>
          <w:footnoteReference w:id="3"/>
        </w:r>
      </w:ins>
      <w:r w:rsidR="00D9754E">
        <w:rPr>
          <w:rFonts w:ascii="Arial" w:hAnsi="Arial" w:eastAsia="Trebuchet MS" w:cs="Arial"/>
          <w:lang w:val="es-419"/>
        </w:rPr>
        <w:t xml:space="preserve">, pues </w:t>
      </w:r>
      <w:del w:author="Antonio Pinzón" w:date="2025-11-25T14:50:00Z" w16du:dateUtc="2025-11-25T19:50:00Z" w:id="83">
        <w:r w:rsidDel="00D9754E" w:rsidR="00084D8E">
          <w:rPr>
            <w:rStyle w:val="Refdenotaalpie"/>
            <w:rFonts w:ascii="Arial" w:hAnsi="Arial" w:eastAsia="Trebuchet MS" w:cs="Arial"/>
            <w:lang w:val="es-419"/>
          </w:rPr>
          <w:footnoteReference w:id="4"/>
        </w:r>
      </w:del>
      <w:r w:rsidRPr="071BCFAB">
        <w:rPr>
          <w:rStyle w:val="Refdenotaalpie"/>
          <w:rFonts w:ascii="Arial" w:hAnsi="Arial" w:eastAsia="Trebuchet MS" w:cs="Arial"/>
          <w:lang w:val="es-419"/>
        </w:rPr>
        <w:footnoteReference w:id="6472"/>
      </w:r>
      <w:r w:rsidRPr="117A8867">
        <w:rPr>
          <w:rStyle w:val="Refdenotaalpie"/>
          <w:rFonts w:ascii="Arial" w:hAnsi="Arial" w:eastAsia="Trebuchet MS" w:cs="Arial"/>
          <w:i w:val="1"/>
          <w:iCs w:val="1"/>
          <w:lang w:val="es-419"/>
        </w:rPr>
        <w:footnoteReference w:id="10972"/>
      </w:r>
      <w:r>
        <w:rPr>
          <w:rStyle w:val="Refdenotaalpie"/>
          <w:rFonts w:ascii="Arial" w:hAnsi="Arial" w:eastAsia="Trebuchet MS" w:cs="Arial"/>
          <w:lang w:val="es-419"/>
        </w:rPr>
        <w:footnoteReference w:id="8"/>
      </w:r>
      <w:r w:rsidRPr="071BCFAB" w:rsidR="00084D8E">
        <w:rPr>
          <w:rFonts w:ascii="Arial" w:hAnsi="Arial" w:eastAsia="Trebuchet MS" w:cs="Arial"/>
          <w:lang w:val="es-419"/>
        </w:rPr>
        <w:t xml:space="preserve"> si “</w:t>
      </w:r>
      <w:r w:rsidRPr="071BCFAB" w:rsidR="00084D8E">
        <w:rPr>
          <w:rFonts w:ascii="Arial" w:hAnsi="Arial" w:eastAsia="Trebuchet MS" w:cs="Arial"/>
          <w:lang w:val="es-419"/>
        </w:rPr>
        <w:t>el acceso a la mencionada posibilidad depende de los medios económicos del condenado, las desigualdades de hecho se convierten en desigualdades jurídicas, y sin justificación constitucional alguna sólo quienes tienen recursos económicos ostentan realmente la alternativa</w:t>
      </w:r>
      <w:r w:rsidRPr="071BCFAB" w:rsidR="00084D8E">
        <w:rPr>
          <w:rFonts w:ascii="Arial" w:hAnsi="Arial" w:eastAsia="Trebuchet MS" w:cs="Arial"/>
          <w:lang w:val="es-419"/>
        </w:rPr>
        <w:t>”</w:t>
      </w:r>
      <w:r w:rsidRPr="071BCFAB">
        <w:rPr>
          <w:rStyle w:val="Refdenotaalpie"/>
          <w:rFonts w:ascii="Arial" w:hAnsi="Arial" w:eastAsia="Trebuchet MS" w:cs="Arial"/>
          <w:lang w:val="es-419"/>
        </w:rPr>
        <w:footnoteReference w:id="16385"/>
      </w:r>
      <w:r w:rsidRPr="071BCFAB" w:rsidR="00084D8E">
        <w:rPr>
          <w:rFonts w:ascii="Arial" w:hAnsi="Arial" w:eastAsia="Trebuchet MS" w:cs="Arial"/>
          <w:lang w:val="es-419"/>
        </w:rPr>
        <w:t xml:space="preserve">.</w:t>
      </w:r>
    </w:p>
    <w:p w:rsidR="00286471" w:rsidP="00084D8E" w:rsidRDefault="00286471" w14:paraId="2F20C5AF" w14:textId="77777777">
      <w:pPr>
        <w:spacing w:after="0"/>
        <w:jc w:val="both"/>
        <w:rPr>
          <w:rFonts w:ascii="Arial" w:hAnsi="Arial" w:eastAsia="Trebuchet MS" w:cs="Arial"/>
          <w:lang w:val="es-419"/>
        </w:rPr>
      </w:pPr>
    </w:p>
    <w:p w:rsidRPr="00286471" w:rsidR="00286471" w:rsidDel="00392A58" w:rsidP="00286471" w:rsidRDefault="00286471" w14:paraId="334821BF" w14:textId="00DB764A">
      <w:pPr>
        <w:spacing w:after="0"/>
        <w:jc w:val="both"/>
        <w:rPr>
          <w:rFonts w:ascii="Arial" w:hAnsi="Arial" w:eastAsia="Trebuchet MS" w:cs="Arial"/>
          <w:lang w:val="es-419"/>
        </w:rPr>
      </w:pPr>
      <w:r w:rsidR="00286471">
        <w:rPr>
          <w:rFonts w:ascii="Arial" w:hAnsi="Arial" w:eastAsia="Trebuchet MS" w:cs="Arial"/>
          <w:lang w:val="es-419"/>
        </w:rPr>
        <w:t>El sentido de esta</w:t>
      </w:r>
      <w:r w:rsidR="00392A58">
        <w:rPr>
          <w:rFonts w:ascii="Arial" w:hAnsi="Arial" w:eastAsia="Trebuchet MS" w:cs="Arial"/>
          <w:lang w:val="es-419"/>
        </w:rPr>
        <w:t>s</w:t>
      </w:r>
      <w:r w:rsidR="00286471">
        <w:rPr>
          <w:rFonts w:ascii="Arial" w:hAnsi="Arial" w:eastAsia="Trebuchet MS" w:cs="Arial"/>
          <w:lang w:val="es-419"/>
        </w:rPr>
        <w:t xml:space="preserve"> </w:t>
      </w:r>
      <w:r w:rsidR="00392A58">
        <w:rPr>
          <w:rFonts w:ascii="Arial" w:hAnsi="Arial" w:eastAsia="Trebuchet MS" w:cs="Arial"/>
          <w:lang w:val="es-419"/>
        </w:rPr>
        <w:t>decisi</w:t>
      </w:r>
      <w:r w:rsidR="00392A58">
        <w:rPr>
          <w:rFonts w:ascii="Arial" w:hAnsi="Arial" w:eastAsia="Trebuchet MS" w:cs="Arial"/>
          <w:lang w:val="es-419"/>
        </w:rPr>
        <w:t>ones</w:t>
      </w:r>
      <w:r w:rsidR="00392A58">
        <w:rPr>
          <w:rFonts w:ascii="Arial" w:hAnsi="Arial" w:eastAsia="Trebuchet MS" w:cs="Arial"/>
          <w:lang w:val="es-419"/>
        </w:rPr>
        <w:t xml:space="preserve"> </w:t>
      </w:r>
      <w:r w:rsidR="00286471">
        <w:rPr>
          <w:rFonts w:ascii="Arial" w:hAnsi="Arial" w:eastAsia="Trebuchet MS" w:cs="Arial"/>
          <w:lang w:val="es-419"/>
        </w:rPr>
        <w:t xml:space="preserve">es extensible por vía de analogía </w:t>
      </w:r>
      <w:r w:rsidRPr="117A8867" w:rsidR="00286471">
        <w:rPr>
          <w:rFonts w:ascii="Arial" w:hAnsi="Arial" w:eastAsia="Trebuchet MS" w:cs="Arial"/>
          <w:i w:val="1"/>
          <w:iCs w:val="1"/>
          <w:lang w:val="es-419"/>
        </w:rPr>
        <w:t xml:space="preserve">in </w:t>
      </w:r>
      <w:r w:rsidRPr="117A8867" w:rsidR="00286471">
        <w:rPr>
          <w:rFonts w:ascii="Arial" w:hAnsi="Arial" w:eastAsia="Trebuchet MS" w:cs="Arial"/>
          <w:i w:val="1"/>
          <w:iCs w:val="1"/>
          <w:lang w:val="es-419"/>
        </w:rPr>
        <w:t>bonam</w:t>
      </w:r>
      <w:r w:rsidRPr="117A8867" w:rsidR="00286471">
        <w:rPr>
          <w:rFonts w:ascii="Arial" w:hAnsi="Arial" w:eastAsia="Trebuchet MS" w:cs="Arial"/>
          <w:i w:val="1"/>
          <w:iCs w:val="1"/>
          <w:lang w:val="es-419"/>
        </w:rPr>
        <w:t xml:space="preserve"> </w:t>
      </w:r>
      <w:r w:rsidRPr="117A8867" w:rsidR="00286471">
        <w:rPr>
          <w:rFonts w:ascii="Arial" w:hAnsi="Arial" w:eastAsia="Trebuchet MS" w:cs="Arial"/>
          <w:i w:val="1"/>
          <w:iCs w:val="1"/>
          <w:lang w:val="es-419"/>
        </w:rPr>
        <w:t>partem</w:t>
      </w:r>
      <w:r w:rsidRPr="117A8867">
        <w:rPr>
          <w:rStyle w:val="Refdenotaalpie"/>
          <w:rFonts w:ascii="Arial" w:hAnsi="Arial" w:eastAsia="Trebuchet MS" w:cs="Arial"/>
          <w:i w:val="1"/>
          <w:iCs w:val="1"/>
          <w:lang w:val="es-419"/>
        </w:rPr>
        <w:footnoteReference w:id="10"/>
      </w:r>
      <w:r w:rsidR="00286471">
        <w:rPr>
          <w:rFonts w:ascii="Arial" w:hAnsi="Arial" w:eastAsia="Trebuchet MS" w:cs="Arial"/>
          <w:lang w:val="es-419"/>
        </w:rPr>
        <w:t xml:space="preserve"> a la prisión domiciliaria por cumplimiento parcial de pena prevista en el artículo 38-G del Código Penal, pues la falta de recursos suficientes para</w:t>
      </w:r>
      <w:r w:rsidR="00AF4B08">
        <w:rPr>
          <w:rFonts w:ascii="Arial" w:hAnsi="Arial" w:eastAsia="Trebuchet MS" w:cs="Arial"/>
          <w:lang w:val="es-419"/>
        </w:rPr>
        <w:t xml:space="preserve"> el pago de la caución dirigida a</w:t>
      </w:r>
      <w:r w:rsidR="00286471">
        <w:rPr>
          <w:rFonts w:ascii="Arial" w:hAnsi="Arial" w:eastAsia="Trebuchet MS" w:cs="Arial"/>
          <w:lang w:val="es-419"/>
        </w:rPr>
        <w:t xml:space="preserve"> garantizar el cumplimiento de dichas obligaciones no debería ser un obstáculo para que el condenado acceda a una forma menos gravosa para sus derechos del cumplimiento de la pena impuesta.</w:t>
      </w:r>
      <w:r w:rsidR="00392A58">
        <w:rPr>
          <w:rFonts w:ascii="Arial" w:hAnsi="Arial" w:eastAsia="Trebuchet MS" w:cs="Arial"/>
          <w:lang w:val="es-419"/>
        </w:rPr>
        <w:t xml:space="preserve"> </w:t>
      </w:r>
      <w:r w:rsidRPr="071BCFAB" w:rsidR="00286471">
        <w:rPr>
          <w:rFonts w:ascii="Arial" w:hAnsi="Arial" w:eastAsia="Trebuchet MS" w:cs="Arial"/>
          <w:lang w:val="es-419"/>
        </w:rPr>
        <w:t xml:space="preserve">Conforme a estos precedentes, </w:t>
      </w:r>
      <w:r w:rsidRPr="071BCFAB" w:rsidR="00AF4B08">
        <w:rPr>
          <w:rFonts w:ascii="Arial" w:hAnsi="Arial" w:eastAsia="Trebuchet MS" w:cs="Arial"/>
          <w:lang w:val="es-419"/>
        </w:rPr>
        <w:t xml:space="preserve">la autoridad judicial deberá valorar las condiciones económicas reales del condenado a efectos de determinar el alcance de </w:t>
      </w:r>
      <w:r w:rsidRPr="071BCFAB" w:rsidR="00AF4B08">
        <w:rPr>
          <w:rFonts w:ascii="Arial" w:hAnsi="Arial" w:eastAsia="Trebuchet MS" w:cs="Arial"/>
          <w:lang w:val="es-419"/>
        </w:rPr>
        <w:t xml:space="preserve">esta obligación, de manera que la falta de recursos no se constituya en un óbice para acceder a esta pena sustituta. </w:t>
      </w:r>
    </w:p>
    <w:p w:rsidR="00084D8E" w:rsidP="00084D8E" w:rsidRDefault="00084D8E" w14:paraId="12F421C2" w14:textId="4B3057F0">
      <w:pPr>
        <w:spacing w:after="0"/>
        <w:jc w:val="both"/>
        <w:rPr>
          <w:rFonts w:ascii="Arial" w:hAnsi="Arial" w:eastAsia="Trebuchet MS" w:cs="Arial"/>
          <w:lang w:val="es-419"/>
        </w:rPr>
      </w:pPr>
    </w:p>
    <w:p w:rsidR="000D326D" w:rsidP="26D719D9" w:rsidRDefault="49008950" w14:paraId="06F78876" w14:textId="663E3308">
      <w:pPr>
        <w:spacing w:after="0"/>
        <w:jc w:val="both"/>
        <w:rPr>
          <w:rFonts w:ascii="Arial" w:hAnsi="Arial" w:eastAsia="Trebuchet MS" w:cs="Arial"/>
          <w:b/>
          <w:bCs/>
          <w:lang w:val="es-CO"/>
        </w:rPr>
      </w:pPr>
      <w:commentRangeStart w:id="122"/>
      <w:r w:rsidRPr="56CBD2A4">
        <w:rPr>
          <w:rFonts w:ascii="Arial" w:hAnsi="Arial" w:eastAsia="Trebuchet MS" w:cs="Arial"/>
          <w:b/>
          <w:bCs/>
          <w:lang w:val="es-CO"/>
        </w:rPr>
        <w:t xml:space="preserve">1.4. </w:t>
      </w:r>
      <w:commentRangeEnd w:id="122"/>
      <w:r w:rsidR="000D326D">
        <w:commentReference w:id="122"/>
      </w:r>
      <w:r w:rsidRPr="56CBD2A4" w:rsidR="000D326D">
        <w:rPr>
          <w:rFonts w:ascii="Arial" w:hAnsi="Arial" w:eastAsia="Trebuchet MS" w:cs="Arial"/>
          <w:b/>
          <w:bCs/>
          <w:lang w:val="es-CO"/>
        </w:rPr>
        <w:t>Que no se trate de ninguno de los delitos expresamente excluidos de la prisión domiciliaria por el artículo 38G del Código Penal</w:t>
      </w:r>
      <w:r w:rsidRPr="56CBD2A4" w:rsidR="00AF4B08">
        <w:rPr>
          <w:rFonts w:ascii="Arial" w:hAnsi="Arial" w:eastAsia="Trebuchet MS" w:cs="Arial"/>
          <w:b/>
          <w:bCs/>
          <w:lang w:val="es-CO"/>
        </w:rPr>
        <w:t xml:space="preserve"> </w:t>
      </w:r>
      <w:commentRangeStart w:id="123"/>
      <w:commentRangeStart w:id="124"/>
      <w:r w:rsidRPr="56CBD2A4" w:rsidR="00AF4B08">
        <w:rPr>
          <w:rFonts w:ascii="Arial" w:hAnsi="Arial" w:eastAsia="Trebuchet MS" w:cs="Arial"/>
          <w:b/>
          <w:bCs/>
          <w:lang w:val="es-CO"/>
        </w:rPr>
        <w:t>ni el condenado pertenezca al grupo familiar de la víctima</w:t>
      </w:r>
      <w:r w:rsidRPr="56CBD2A4" w:rsidR="000D326D">
        <w:rPr>
          <w:rFonts w:ascii="Arial" w:hAnsi="Arial" w:eastAsia="Trebuchet MS" w:cs="Arial"/>
          <w:b/>
          <w:bCs/>
          <w:lang w:val="es-CO"/>
        </w:rPr>
        <w:t>.</w:t>
      </w:r>
      <w:commentRangeEnd w:id="123"/>
      <w:r w:rsidR="000D326D">
        <w:commentReference w:id="123"/>
      </w:r>
      <w:commentRangeEnd w:id="124"/>
      <w:r w:rsidR="000D326D">
        <w:commentReference w:id="124"/>
      </w:r>
    </w:p>
    <w:p w:rsidR="00AF4B08" w:rsidP="00AF4B08" w:rsidRDefault="00AF4B08" w14:paraId="660CF1DC" w14:textId="77777777">
      <w:pPr>
        <w:spacing w:after="0"/>
        <w:jc w:val="both"/>
        <w:rPr>
          <w:rFonts w:ascii="Arial" w:hAnsi="Arial" w:eastAsia="Trebuchet MS" w:cs="Arial"/>
          <w:lang w:val="es-CO"/>
        </w:rPr>
      </w:pPr>
    </w:p>
    <w:p w:rsidR="00AF4B08" w:rsidP="00AF4B08" w:rsidRDefault="00DB2D41" w14:paraId="7018F4B5" w14:textId="16F2ED13">
      <w:pPr>
        <w:spacing w:after="0"/>
        <w:jc w:val="both"/>
        <w:rPr>
          <w:rFonts w:ascii="Arial" w:hAnsi="Arial" w:eastAsia="Trebuchet MS" w:cs="Arial"/>
          <w:lang w:val="es-CO"/>
        </w:rPr>
      </w:pPr>
      <w:r w:rsidRPr="071BCFAB" w:rsidR="00DB2D41">
        <w:rPr>
          <w:rFonts w:ascii="Arial" w:hAnsi="Arial" w:eastAsia="Trebuchet MS" w:cs="Arial"/>
          <w:lang w:val="es-CO"/>
        </w:rPr>
        <w:t>E</w:t>
      </w:r>
      <w:r w:rsidRPr="071BCFAB" w:rsidR="00AF4B08">
        <w:rPr>
          <w:rFonts w:ascii="Arial" w:hAnsi="Arial" w:eastAsia="Trebuchet MS" w:cs="Arial"/>
          <w:lang w:val="es-CO"/>
        </w:rPr>
        <w:t>l artículo 38G del Código Penal (modificado por las leyes 2014 de 2019 y 2356 de 2024) contiene un amplio catálogo de delitos para los cuales no procede la pena sustitutiva de la prisión por cumplimiento parcial de pena, además de la condición genérica de que el condenado no pertenezca al grupo familiar de la víctima (como una forma de proteger</w:t>
      </w:r>
      <w:r w:rsidRPr="071BCFAB" w:rsidR="00BB3353">
        <w:rPr>
          <w:rFonts w:ascii="Arial" w:hAnsi="Arial" w:eastAsia="Trebuchet MS" w:cs="Arial"/>
          <w:lang w:val="es-CO"/>
        </w:rPr>
        <w:t>le</w:t>
      </w:r>
      <w:r w:rsidRPr="071BCFAB" w:rsidR="00AF4B08">
        <w:rPr>
          <w:rFonts w:ascii="Arial" w:hAnsi="Arial" w:eastAsia="Trebuchet MS" w:cs="Arial"/>
          <w:lang w:val="es-CO"/>
        </w:rPr>
        <w:t>).</w:t>
      </w:r>
    </w:p>
    <w:p w:rsidRPr="00AF4B08" w:rsidR="00DB2D41" w:rsidP="071BCFAB" w:rsidRDefault="00DB2D41" w14:paraId="16CD9AE5" w14:noSpellErr="1" w14:textId="3B87300D">
      <w:pPr>
        <w:pStyle w:val="Normal"/>
        <w:spacing w:after="0"/>
        <w:jc w:val="both"/>
        <w:rPr>
          <w:rFonts w:ascii="Arial" w:hAnsi="Arial" w:eastAsia="Trebuchet MS" w:cs="Arial"/>
          <w:lang w:val="es-CO"/>
        </w:rPr>
      </w:pPr>
    </w:p>
    <w:p w:rsidR="00D56EBD" w:rsidP="004C6912" w:rsidRDefault="00DB2D41" w14:paraId="5FBB5F32" w14:textId="0C7A3748">
      <w:pPr>
        <w:spacing w:after="0"/>
        <w:jc w:val="both"/>
        <w:rPr>
          <w:rFonts w:ascii="Arial" w:hAnsi="Arial" w:eastAsia="Trebuchet MS" w:cs="Arial"/>
          <w:lang w:val="es-CO"/>
        </w:rPr>
      </w:pPr>
      <w:r w:rsidRPr="071BCFAB" w:rsidR="00BB3353">
        <w:rPr>
          <w:rFonts w:ascii="Arial" w:hAnsi="Arial" w:eastAsia="Trebuchet MS" w:cs="Arial"/>
          <w:lang w:val="es-419"/>
        </w:rPr>
        <w:t>E</w:t>
      </w:r>
      <w:r w:rsidRPr="071BCFAB" w:rsidR="00CE23D4">
        <w:rPr>
          <w:rFonts w:ascii="Arial" w:hAnsi="Arial" w:eastAsia="Trebuchet MS" w:cs="Arial"/>
          <w:lang w:val="es-419"/>
        </w:rPr>
        <w:t>l</w:t>
      </w:r>
      <w:r w:rsidRPr="071BCFAB" w:rsidR="00D56EBD">
        <w:rPr>
          <w:rFonts w:ascii="Arial" w:hAnsi="Arial" w:eastAsia="Trebuchet MS" w:cs="Arial"/>
          <w:lang w:val="es-419"/>
        </w:rPr>
        <w:t xml:space="preserve"> parágrafo primero del artículo 68A del Código Penal en el sentido que </w:t>
      </w:r>
      <w:r w:rsidRPr="071BCFAB" w:rsidR="009F0483">
        <w:rPr>
          <w:rFonts w:ascii="Arial" w:hAnsi="Arial" w:eastAsia="Trebuchet MS" w:cs="Arial"/>
          <w:lang w:val="es-419"/>
        </w:rPr>
        <w:t>l</w:t>
      </w:r>
      <w:r w:rsidRPr="071BCFAB" w:rsidR="00D56EBD">
        <w:rPr>
          <w:rFonts w:ascii="Arial" w:hAnsi="Arial" w:eastAsia="Trebuchet MS" w:cs="Arial"/>
          <w:lang w:val="es-419"/>
        </w:rPr>
        <w:t>as exclusiones allí previs</w:t>
      </w:r>
      <w:r w:rsidRPr="071BCFAB" w:rsidR="00D56EBD">
        <w:rPr>
          <w:rFonts w:ascii="Arial" w:hAnsi="Arial" w:eastAsia="Trebuchet MS" w:cs="Arial"/>
          <w:lang w:val="es-419"/>
        </w:rPr>
        <w:t>tas “</w:t>
      </w:r>
      <w:r w:rsidRPr="071BCFAB" w:rsidR="00D56EBD">
        <w:rPr>
          <w:rFonts w:ascii="Arial" w:hAnsi="Arial" w:eastAsia="Trebuchet MS" w:cs="Arial"/>
          <w:lang w:val="es-CO"/>
        </w:rPr>
        <w:t xml:space="preserve">no se aplicará[n] </w:t>
      </w:r>
      <w:r w:rsidRPr="071BCFAB" w:rsidR="00AF4B08">
        <w:rPr>
          <w:rFonts w:ascii="Arial" w:hAnsi="Arial" w:eastAsia="Trebuchet MS" w:cs="Arial"/>
          <w:lang w:val="es-CO"/>
        </w:rPr>
        <w:t>(…)  para lo dispuesto en el artículo </w:t>
      </w:r>
      <w:hyperlink r:id="R681968ee26bd4e8a">
        <w:r w:rsidRPr="071BCFAB" w:rsidR="00AF4B08">
          <w:rPr>
            <w:rStyle w:val="Hipervnculo"/>
            <w:rFonts w:ascii="Arial" w:hAnsi="Arial" w:eastAsia="Trebuchet MS" w:cs="Arial"/>
            <w:color w:val="auto"/>
            <w:u w:val="none"/>
            <w:lang w:val="es-CO"/>
          </w:rPr>
          <w:t>38G</w:t>
        </w:r>
      </w:hyperlink>
      <w:r w:rsidRPr="071BCFAB" w:rsidR="00AF4B08">
        <w:rPr>
          <w:rFonts w:ascii="Arial" w:hAnsi="Arial" w:eastAsia="Trebuchet MS" w:cs="Arial"/>
          <w:lang w:val="es-CO"/>
        </w:rPr>
        <w:t> del presente Código</w:t>
      </w:r>
      <w:r w:rsidRPr="071BCFAB" w:rsidR="00D56EBD">
        <w:rPr>
          <w:rFonts w:ascii="Arial" w:hAnsi="Arial" w:eastAsia="Trebuchet MS" w:cs="Arial"/>
          <w:lang w:val="es-CO"/>
        </w:rPr>
        <w:t xml:space="preserve">”. En </w:t>
      </w:r>
      <w:r w:rsidRPr="071BCFAB" w:rsidR="00DB2D41">
        <w:rPr>
          <w:rFonts w:ascii="Arial" w:hAnsi="Arial" w:eastAsia="Trebuchet MS" w:cs="Arial"/>
          <w:lang w:val="es-CO"/>
        </w:rPr>
        <w:t>consecuencia</w:t>
      </w:r>
      <w:r w:rsidRPr="071BCFAB" w:rsidR="00D56EBD">
        <w:rPr>
          <w:rFonts w:ascii="Arial" w:hAnsi="Arial" w:eastAsia="Trebuchet MS" w:cs="Arial"/>
          <w:lang w:val="es-CO"/>
        </w:rPr>
        <w:t>,</w:t>
      </w:r>
      <w:r w:rsidRPr="071BCFAB" w:rsidR="00D56EBD">
        <w:rPr>
          <w:rFonts w:ascii="Arial" w:hAnsi="Arial" w:eastAsia="Trebuchet MS" w:cs="Arial"/>
          <w:lang w:val="es-CO"/>
        </w:rPr>
        <w:t xml:space="preserve"> los criterios allí señalados</w:t>
      </w:r>
      <w:r w:rsidRPr="071BCFAB" w:rsidR="009F0483">
        <w:rPr>
          <w:rFonts w:ascii="Arial" w:hAnsi="Arial" w:eastAsia="Trebuchet MS" w:cs="Arial"/>
          <w:lang w:val="es-CO"/>
        </w:rPr>
        <w:t xml:space="preserve"> sobre antecedentes del condenado o delitos excluidos de beneficios con base en esa norma</w:t>
      </w:r>
      <w:r w:rsidRPr="071BCFAB" w:rsidR="00D56EBD">
        <w:rPr>
          <w:rFonts w:ascii="Arial" w:hAnsi="Arial" w:eastAsia="Trebuchet MS" w:cs="Arial"/>
          <w:lang w:val="es-CO"/>
        </w:rPr>
        <w:t xml:space="preserve"> no deben tomarse como motivo para rechazar la solicitud. </w:t>
      </w:r>
    </w:p>
    <w:p w:rsidR="00343466" w:rsidP="004C6912" w:rsidRDefault="00343466" w14:paraId="118617BF" w14:textId="77777777" w14:noSpellErr="1">
      <w:pPr>
        <w:spacing w:after="0"/>
        <w:jc w:val="both"/>
        <w:rPr>
          <w:rFonts w:ascii="Arial" w:hAnsi="Arial" w:eastAsia="Trebuchet MS" w:cs="Arial"/>
          <w:lang w:val="es-CO"/>
        </w:rPr>
      </w:pPr>
    </w:p>
    <w:p w:rsidR="00CE23D4" w:rsidP="004C6912" w:rsidRDefault="00CE23D4" w14:paraId="68047EC3" w14:textId="72FDEB73" w14:noSpellErr="1">
      <w:pPr>
        <w:spacing w:after="0"/>
        <w:jc w:val="both"/>
        <w:rPr>
          <w:rFonts w:ascii="Arial" w:hAnsi="Arial" w:eastAsia="Trebuchet MS" w:cs="Arial"/>
          <w:lang w:val="es-CO"/>
        </w:rPr>
      </w:pPr>
      <w:r w:rsidRPr="117A8867" w:rsidR="00CE23D4">
        <w:rPr>
          <w:rFonts w:ascii="Arial" w:hAnsi="Arial" w:eastAsia="Trebuchet MS" w:cs="Arial"/>
          <w:lang w:val="es-CO"/>
        </w:rPr>
        <w:t xml:space="preserve">Dado que el señor(a) [nombre de la persona privada de la libertad] </w:t>
      </w:r>
      <w:r w:rsidRPr="117A8867" w:rsidR="00CE23D4">
        <w:rPr>
          <w:rFonts w:ascii="Arial" w:hAnsi="Arial" w:eastAsia="Trebuchet MS" w:cs="Arial"/>
          <w:lang w:val="es-CO"/>
        </w:rPr>
        <w:t>no está</w:t>
      </w:r>
      <w:r w:rsidRPr="117A8867" w:rsidR="00CE23D4">
        <w:rPr>
          <w:rFonts w:ascii="Arial" w:hAnsi="Arial" w:eastAsia="Trebuchet MS" w:cs="Arial"/>
          <w:lang w:val="es-CO"/>
        </w:rPr>
        <w:t xml:space="preserve"> condenado por ninguno de los delitos señalados </w:t>
      </w:r>
      <w:r w:rsidRPr="117A8867" w:rsidR="00BB3353">
        <w:rPr>
          <w:rFonts w:ascii="Arial" w:hAnsi="Arial" w:eastAsia="Trebuchet MS" w:cs="Arial"/>
          <w:lang w:val="es-CO"/>
        </w:rPr>
        <w:t xml:space="preserve">expresamente </w:t>
      </w:r>
      <w:r w:rsidRPr="117A8867" w:rsidR="00CE23D4">
        <w:rPr>
          <w:rFonts w:ascii="Arial" w:hAnsi="Arial" w:eastAsia="Trebuchet MS" w:cs="Arial"/>
          <w:lang w:val="es-CO"/>
        </w:rPr>
        <w:t>en esa norma, es procedente, desde ese punto de vista, la solicitud de prisión domiciliaria por cumplimiento parcial de pena que aquí se eleva.</w:t>
      </w:r>
    </w:p>
    <w:p w:rsidR="00CE23D4" w:rsidP="117A8867" w:rsidRDefault="00CE23D4" w14:paraId="4AFDB7C1" w14:textId="239D7AF6">
      <w:pPr>
        <w:spacing w:after="0"/>
        <w:jc w:val="both"/>
        <w:rPr>
          <w:rFonts w:ascii="Arial" w:hAnsi="Arial" w:eastAsia="Trebuchet MS" w:cs="Arial"/>
          <w:lang w:val="es-CO"/>
        </w:rPr>
      </w:pPr>
    </w:p>
    <w:p w:rsidR="00CE23D4" w:rsidP="004C6912" w:rsidRDefault="00CE23D4" w14:paraId="0E22A6AE" w14:textId="5B5326FF">
      <w:pPr>
        <w:spacing w:after="0"/>
        <w:jc w:val="both"/>
        <w:rPr>
          <w:rFonts w:ascii="Arial" w:hAnsi="Arial" w:eastAsia="Trebuchet MS" w:cs="Arial"/>
          <w:lang w:val="es-CO"/>
        </w:rPr>
      </w:pPr>
      <w:r w:rsidRPr="117A8867" w:rsidR="2FA4A562">
        <w:rPr>
          <w:rFonts w:ascii="Arial" w:hAnsi="Arial" w:eastAsia="Trebuchet MS" w:cs="Arial"/>
          <w:lang w:val="es-CO"/>
        </w:rPr>
        <w:t xml:space="preserve">La norma además señala que la pena sustitutiva de la prisión domiciliaria se cumplirá en el lugar de residencia del condenado, “excepto en los casos en que este pertenezca al grupo familiar de la víctima”. Con ello se busca prevenir posibles escenarios de revictimización en el evento que el condenado pudiese retornar, en virtud de esta pena sustitutiva al lugar donde resida la víctima del delito, especialmente en eventos de violencia intrafamiliar o violencias basadas en género. </w:t>
      </w:r>
      <w:r w:rsidRPr="117A8867" w:rsidR="2FA4A562">
        <w:rPr>
          <w:rFonts w:ascii="Arial" w:hAnsi="Arial" w:eastAsia="Trebuchet MS" w:cs="Arial"/>
          <w:highlight w:val="yellow"/>
          <w:lang w:val="es-CO"/>
        </w:rPr>
        <w:t>[Dejar la siguiente frase solamente si la víctima reside en el mismo lugar donde saldría el condenado]</w:t>
      </w:r>
      <w:r w:rsidRPr="117A8867" w:rsidR="2FA4A562">
        <w:rPr>
          <w:rFonts w:ascii="Arial" w:hAnsi="Arial" w:eastAsia="Trebuchet MS" w:cs="Arial"/>
          <w:lang w:val="es-CO"/>
        </w:rPr>
        <w:t xml:space="preserve">. En todo caso, el legislador no excluyó expresamente la posibilidad de que el condenado cumpla con esta medida sustitutiva de la prisión en un lugar distinto al de su antigua residencia cuando allí se encuentre la víctima, por lo cual habilitar esta posibilidad es la solución más coherente con el sentido del sustituto, cuando un amigo, otro familiar u organización sin ánimo de lucro pueda tener disposición de acogerle.  </w:t>
      </w:r>
    </w:p>
    <w:p w:rsidR="00D56EBD" w:rsidP="56CBD2A4" w:rsidRDefault="00D56EBD" w14:paraId="5983F35A" w14:textId="538D2ADE">
      <w:pPr>
        <w:spacing w:after="0"/>
        <w:jc w:val="both"/>
        <w:rPr>
          <w:rFonts w:ascii="Arial" w:hAnsi="Arial" w:eastAsia="Trebuchet MS" w:cs="Arial"/>
          <w:lang w:val="es-CO"/>
        </w:rPr>
      </w:pPr>
    </w:p>
    <w:p w:rsidR="5339056C" w:rsidP="56CBD2A4" w:rsidRDefault="5339056C" w14:paraId="52F961DE" w14:textId="63FEA2E1">
      <w:pPr>
        <w:pStyle w:val="Prrafodelista"/>
        <w:numPr>
          <w:ilvl w:val="0"/>
          <w:numId w:val="9"/>
        </w:numPr>
        <w:spacing w:after="0"/>
        <w:jc w:val="both"/>
        <w:rPr>
          <w:rFonts w:ascii="Arial" w:hAnsi="Arial" w:eastAsia="Arial" w:cs="Arial"/>
          <w:b/>
          <w:bCs/>
          <w:color w:val="000000" w:themeColor="text1"/>
          <w:lang w:val="es-CO"/>
        </w:rPr>
      </w:pPr>
      <w:r w:rsidRPr="56CBD2A4">
        <w:rPr>
          <w:rFonts w:ascii="Arial" w:hAnsi="Arial" w:eastAsia="Arial" w:cs="Arial"/>
          <w:b/>
          <w:bCs/>
          <w:color w:val="000000" w:themeColor="text1"/>
          <w:lang w:val="es-CO"/>
        </w:rPr>
        <w:t>Anexos</w:t>
      </w:r>
    </w:p>
    <w:p w:rsidR="56CBD2A4" w:rsidP="56CBD2A4" w:rsidRDefault="56CBD2A4" w14:paraId="55A949D5" w14:textId="02A4489B">
      <w:pPr>
        <w:spacing w:after="0"/>
        <w:jc w:val="both"/>
        <w:rPr>
          <w:rFonts w:ascii="Arial" w:hAnsi="Arial" w:eastAsia="Arial" w:cs="Arial"/>
          <w:color w:val="000000" w:themeColor="text1"/>
          <w:lang w:val="es-CO"/>
        </w:rPr>
      </w:pPr>
    </w:p>
    <w:p w:rsidR="5339056C" w:rsidP="56CBD2A4" w:rsidRDefault="5339056C" w14:paraId="73AFF37E" w14:textId="01224761">
      <w:pPr>
        <w:spacing w:after="0"/>
        <w:jc w:val="both"/>
        <w:rPr>
          <w:rFonts w:ascii="Arial" w:hAnsi="Arial" w:eastAsia="Arial" w:cs="Arial"/>
          <w:color w:val="000000" w:themeColor="text1"/>
          <w:lang w:val="es-CO"/>
        </w:rPr>
      </w:pPr>
      <w:r w:rsidRPr="56CBD2A4">
        <w:rPr>
          <w:rFonts w:ascii="Arial" w:hAnsi="Arial" w:eastAsia="Arial" w:cs="Arial"/>
          <w:color w:val="000000" w:themeColor="text1"/>
          <w:lang w:val="es-CO"/>
        </w:rPr>
        <w:t xml:space="preserve">Además de la información relativa a la condena, tiempo de privación de la libertad y redención de pena que pueden consultarse en la carpeta de ejecución de penas o </w:t>
      </w:r>
      <w:r w:rsidRPr="56CBD2A4">
        <w:rPr>
          <w:rFonts w:ascii="Arial" w:hAnsi="Arial" w:eastAsia="Arial" w:cs="Arial"/>
          <w:color w:val="000000" w:themeColor="text1"/>
          <w:lang w:val="es-CO"/>
        </w:rPr>
        <w:t>requiriéndose la información a la Oficina Jurídica del ERON donde actualmente se encuentra la persona privada de la libertad, a la solicitud se anexan los siguientes documentos que dan cuenta del cumplimiento de los requisitos previstos en el artículo 38-G del Código Penal en el caso concreto:</w:t>
      </w:r>
    </w:p>
    <w:p w:rsidR="56CBD2A4" w:rsidP="56CBD2A4" w:rsidRDefault="56CBD2A4" w14:paraId="4CCF4417" w14:textId="1E89075F">
      <w:pPr>
        <w:spacing w:after="0"/>
        <w:jc w:val="both"/>
        <w:rPr>
          <w:rFonts w:ascii="Arial" w:hAnsi="Arial" w:eastAsia="Arial" w:cs="Arial"/>
          <w:color w:val="000000" w:themeColor="text1"/>
          <w:lang w:val="es-CO"/>
        </w:rPr>
      </w:pPr>
    </w:p>
    <w:p w:rsidR="5339056C" w:rsidP="56CBD2A4" w:rsidRDefault="5339056C" w14:paraId="3B411466" w14:textId="4773879F">
      <w:pPr>
        <w:pStyle w:val="Prrafodelista"/>
        <w:numPr>
          <w:ilvl w:val="0"/>
          <w:numId w:val="2"/>
        </w:numPr>
        <w:spacing w:after="0"/>
        <w:jc w:val="both"/>
        <w:rPr>
          <w:rFonts w:ascii="Arial" w:hAnsi="Arial" w:eastAsia="Arial" w:cs="Arial"/>
          <w:color w:val="000000" w:themeColor="text1"/>
          <w:lang w:val="es-CO"/>
        </w:rPr>
      </w:pPr>
      <w:r w:rsidRPr="071BCFAB" w:rsidR="5339056C">
        <w:rPr>
          <w:rFonts w:ascii="Arial" w:hAnsi="Arial" w:eastAsia="Arial" w:cs="Arial"/>
          <w:color w:val="000000" w:themeColor="text1" w:themeTint="FF" w:themeShade="FF"/>
          <w:lang w:val="es-CO"/>
        </w:rPr>
        <w:t xml:space="preserve">Declaraciones </w:t>
      </w:r>
      <w:r w:rsidRPr="071BCFAB" w:rsidR="5339056C">
        <w:rPr>
          <w:rFonts w:ascii="Arial" w:hAnsi="Arial" w:eastAsia="Arial" w:cs="Arial"/>
          <w:color w:val="000000" w:themeColor="text1" w:themeTint="FF" w:themeShade="FF"/>
          <w:lang w:val="es-CO"/>
        </w:rPr>
        <w:t>extrajuicio</w:t>
      </w:r>
      <w:r w:rsidRPr="071BCFAB" w:rsidR="5339056C">
        <w:rPr>
          <w:rFonts w:ascii="Arial" w:hAnsi="Arial" w:eastAsia="Arial" w:cs="Arial"/>
          <w:color w:val="000000" w:themeColor="text1" w:themeTint="FF" w:themeShade="FF"/>
          <w:lang w:val="es-CO"/>
        </w:rPr>
        <w:t xml:space="preserve"> de los señores </w:t>
      </w:r>
      <w:r w:rsidRPr="071BCFAB" w:rsidR="5339056C">
        <w:rPr>
          <w:rFonts w:ascii="Arial" w:hAnsi="Arial" w:eastAsia="Arial" w:cs="Arial"/>
          <w:color w:val="000000" w:themeColor="text1" w:themeTint="FF" w:themeShade="FF"/>
          <w:highlight w:val="yellow"/>
          <w:lang w:val="es-CO"/>
        </w:rPr>
        <w:t xml:space="preserve">[nombres de familiares cercanos, vecinos, presidente de junta de acción comunal o párroco de la iglesia del barrio] </w:t>
      </w:r>
      <w:r w:rsidRPr="071BCFAB" w:rsidR="5339056C">
        <w:rPr>
          <w:rFonts w:ascii="Arial" w:hAnsi="Arial" w:eastAsia="Arial" w:cs="Arial"/>
          <w:color w:val="000000" w:themeColor="text1" w:themeTint="FF" w:themeShade="FF"/>
          <w:lang w:val="es-CO"/>
        </w:rPr>
        <w:t xml:space="preserve">que dan cuenta de que mi defendido/a será recibido en el seno de una comunidad una vez obtenga el </w:t>
      </w:r>
      <w:r w:rsidRPr="071BCFAB" w:rsidR="273826C6">
        <w:rPr>
          <w:rFonts w:ascii="Arial" w:hAnsi="Arial" w:eastAsia="Arial" w:cs="Arial"/>
          <w:color w:val="000000" w:themeColor="text1" w:themeTint="FF" w:themeShade="FF"/>
          <w:lang w:val="es-CO"/>
        </w:rPr>
        <w:t xml:space="preserve">sustituto </w:t>
      </w:r>
      <w:r w:rsidRPr="071BCFAB" w:rsidR="5339056C">
        <w:rPr>
          <w:rFonts w:ascii="Arial" w:hAnsi="Arial" w:eastAsia="Arial" w:cs="Arial"/>
          <w:color w:val="000000" w:themeColor="text1" w:themeTint="FF" w:themeShade="FF"/>
          <w:lang w:val="es-CO"/>
        </w:rPr>
        <w:t xml:space="preserve">de </w:t>
      </w:r>
      <w:r w:rsidRPr="071BCFAB" w:rsidR="2CBE6713">
        <w:rPr>
          <w:rFonts w:ascii="Arial" w:hAnsi="Arial" w:eastAsia="Arial" w:cs="Arial"/>
          <w:color w:val="000000" w:themeColor="text1" w:themeTint="FF" w:themeShade="FF"/>
          <w:lang w:val="es-CO"/>
        </w:rPr>
        <w:t>prisión domiciliaria</w:t>
      </w:r>
      <w:r w:rsidRPr="071BCFAB" w:rsidR="5339056C">
        <w:rPr>
          <w:rFonts w:ascii="Arial" w:hAnsi="Arial" w:eastAsia="Arial" w:cs="Arial"/>
          <w:color w:val="000000" w:themeColor="text1" w:themeTint="FF" w:themeShade="FF"/>
          <w:lang w:val="es-CO"/>
        </w:rPr>
        <w:t xml:space="preserve">. </w:t>
      </w:r>
    </w:p>
    <w:p w:rsidR="5339056C" w:rsidP="56CBD2A4" w:rsidRDefault="5339056C" w14:paraId="0A03223B" w14:textId="37883DC7">
      <w:pPr>
        <w:pStyle w:val="Prrafodelista"/>
        <w:numPr>
          <w:ilvl w:val="0"/>
          <w:numId w:val="2"/>
        </w:numPr>
        <w:spacing w:after="0"/>
        <w:jc w:val="both"/>
        <w:rPr>
          <w:rFonts w:ascii="Arial" w:hAnsi="Arial" w:eastAsia="Arial" w:cs="Arial"/>
          <w:color w:val="000000" w:themeColor="text1"/>
          <w:lang w:val="es-CO"/>
        </w:rPr>
      </w:pPr>
      <w:r w:rsidRPr="56CBD2A4">
        <w:rPr>
          <w:rFonts w:ascii="Arial" w:hAnsi="Arial" w:eastAsia="Arial" w:cs="Arial"/>
          <w:color w:val="000000" w:themeColor="text1"/>
          <w:lang w:val="es-CO"/>
        </w:rPr>
        <w:t xml:space="preserve">Recibo de servicios públicos del domicilio de la familia de mi defendido/a, donde se constituirá el arraigo de esta persona una vez reciba la medida alternativa a la prisión que aquí se solicita. </w:t>
      </w:r>
    </w:p>
    <w:p w:rsidR="44968ADB" w:rsidP="56CBD2A4" w:rsidRDefault="44968ADB" w14:paraId="3C5F9A0E" w14:textId="739E9557">
      <w:pPr>
        <w:pStyle w:val="Prrafodelista"/>
        <w:numPr>
          <w:ilvl w:val="0"/>
          <w:numId w:val="2"/>
        </w:numPr>
        <w:spacing w:after="0"/>
        <w:jc w:val="both"/>
        <w:rPr>
          <w:rFonts w:ascii="Arial" w:hAnsi="Arial" w:eastAsia="Arial" w:cs="Arial"/>
          <w:color w:val="000000" w:themeColor="text1"/>
          <w:lang w:val="es-CO"/>
        </w:rPr>
      </w:pPr>
      <w:r w:rsidRPr="56CBD2A4">
        <w:rPr>
          <w:rFonts w:ascii="Arial" w:hAnsi="Arial" w:eastAsia="Arial" w:cs="Arial"/>
          <w:color w:val="000000" w:themeColor="text1"/>
          <w:lang w:val="es-CO"/>
        </w:rPr>
        <w:t>Fotografías de la vivienda.</w:t>
      </w:r>
    </w:p>
    <w:p w:rsidR="5339056C" w:rsidP="56CBD2A4" w:rsidRDefault="5339056C" w14:paraId="6FF28C0E" w14:textId="2AA3A383">
      <w:pPr>
        <w:pStyle w:val="Prrafodelista"/>
        <w:numPr>
          <w:ilvl w:val="0"/>
          <w:numId w:val="2"/>
        </w:numPr>
        <w:spacing w:after="0"/>
        <w:jc w:val="both"/>
        <w:rPr>
          <w:rFonts w:ascii="Arial" w:hAnsi="Arial" w:eastAsia="Arial" w:cs="Arial"/>
          <w:color w:val="000000" w:themeColor="text1"/>
          <w:lang w:val="es-CO"/>
        </w:rPr>
      </w:pPr>
      <w:r w:rsidRPr="56CBD2A4">
        <w:rPr>
          <w:rFonts w:ascii="Arial" w:hAnsi="Arial" w:eastAsia="Arial" w:cs="Arial"/>
          <w:color w:val="000000" w:themeColor="text1"/>
          <w:highlight w:val="yellow"/>
          <w:lang w:val="es-CO"/>
        </w:rPr>
        <w:t>[Opcional: Contrato de arriendo que da cuenta del arraigo familiar y social del condenado]</w:t>
      </w:r>
    </w:p>
    <w:p w:rsidR="56CBD2A4" w:rsidP="56CBD2A4" w:rsidRDefault="56CBD2A4" w14:paraId="6A937AB4" w14:textId="6C055F08">
      <w:pPr>
        <w:spacing w:after="0"/>
        <w:jc w:val="both"/>
        <w:rPr>
          <w:rFonts w:ascii="Arial" w:hAnsi="Arial" w:eastAsia="Arial" w:cs="Arial"/>
          <w:color w:val="000000" w:themeColor="text1"/>
          <w:lang w:val="es-CO"/>
        </w:rPr>
      </w:pPr>
    </w:p>
    <w:p w:rsidR="5339056C" w:rsidP="56CBD2A4" w:rsidRDefault="5339056C" w14:paraId="644206EF" w14:textId="6514DB63">
      <w:pPr>
        <w:pStyle w:val="Prrafodelista"/>
        <w:numPr>
          <w:ilvl w:val="0"/>
          <w:numId w:val="9"/>
        </w:numPr>
        <w:spacing w:after="0"/>
        <w:jc w:val="both"/>
        <w:rPr>
          <w:rFonts w:ascii="Arial" w:hAnsi="Arial" w:eastAsia="Arial" w:cs="Arial"/>
          <w:b/>
          <w:bCs/>
          <w:color w:val="000000" w:themeColor="text1"/>
          <w:lang w:val="es-CO"/>
        </w:rPr>
      </w:pPr>
      <w:r w:rsidRPr="56CBD2A4">
        <w:rPr>
          <w:rFonts w:ascii="Arial" w:hAnsi="Arial" w:eastAsia="Arial" w:cs="Arial"/>
          <w:b/>
          <w:bCs/>
          <w:color w:val="000000" w:themeColor="text1"/>
          <w:lang w:val="es-CO"/>
        </w:rPr>
        <w:t xml:space="preserve">Solicitud </w:t>
      </w:r>
    </w:p>
    <w:p w:rsidR="56CBD2A4" w:rsidP="56CBD2A4" w:rsidRDefault="56CBD2A4" w14:paraId="4CA2767F" w14:textId="37B73DB4">
      <w:pPr>
        <w:spacing w:after="0"/>
        <w:ind w:left="720"/>
        <w:jc w:val="both"/>
        <w:rPr>
          <w:rFonts w:ascii="Arial" w:hAnsi="Arial" w:eastAsia="Arial" w:cs="Arial"/>
          <w:color w:val="000000" w:themeColor="text1"/>
          <w:lang w:val="es-CO"/>
        </w:rPr>
      </w:pPr>
    </w:p>
    <w:p w:rsidR="5339056C" w:rsidP="56CBD2A4" w:rsidRDefault="5339056C" w14:paraId="5E3E7D93" w14:textId="4F9016E2">
      <w:pPr>
        <w:spacing w:after="0"/>
        <w:jc w:val="both"/>
        <w:rPr>
          <w:rFonts w:ascii="Arial" w:hAnsi="Arial" w:eastAsia="Arial" w:cs="Arial"/>
          <w:color w:val="000000" w:themeColor="text1"/>
          <w:lang w:val="es-CO"/>
        </w:rPr>
      </w:pPr>
      <w:r w:rsidRPr="56CBD2A4">
        <w:rPr>
          <w:rFonts w:ascii="Arial" w:hAnsi="Arial" w:eastAsia="Arial" w:cs="Arial"/>
          <w:color w:val="000000" w:themeColor="text1"/>
          <w:lang w:val="es-CO"/>
        </w:rPr>
        <w:t>Con fundamento en lo anterior, solicito a su Despacho:</w:t>
      </w:r>
    </w:p>
    <w:p w:rsidR="56CBD2A4" w:rsidP="56CBD2A4" w:rsidRDefault="56CBD2A4" w14:paraId="79F9770D" w14:textId="63C65DCA">
      <w:pPr>
        <w:spacing w:after="0"/>
        <w:jc w:val="both"/>
        <w:rPr>
          <w:rFonts w:ascii="Arial" w:hAnsi="Arial" w:eastAsia="Arial" w:cs="Arial"/>
          <w:color w:val="000000" w:themeColor="text1"/>
          <w:lang w:val="es-CO"/>
        </w:rPr>
      </w:pPr>
    </w:p>
    <w:p w:rsidR="5339056C" w:rsidP="56CBD2A4" w:rsidRDefault="5339056C" w14:paraId="3FBBEEAB" w14:textId="52FB9FCD">
      <w:pPr>
        <w:pStyle w:val="Prrafodelista"/>
        <w:numPr>
          <w:ilvl w:val="0"/>
          <w:numId w:val="1"/>
        </w:numPr>
        <w:spacing w:after="0"/>
        <w:jc w:val="both"/>
        <w:rPr>
          <w:rFonts w:ascii="Arial" w:hAnsi="Arial" w:eastAsia="Arial" w:cs="Arial"/>
          <w:color w:val="000000" w:themeColor="text1"/>
          <w:lang w:val="es-CO"/>
        </w:rPr>
      </w:pPr>
      <w:r w:rsidRPr="56CBD2A4">
        <w:rPr>
          <w:rFonts w:ascii="Arial" w:hAnsi="Arial" w:eastAsia="Arial" w:cs="Arial"/>
          <w:color w:val="000000" w:themeColor="text1"/>
          <w:lang w:val="es-419"/>
        </w:rPr>
        <w:t>Otorgar el su</w:t>
      </w:r>
      <w:r w:rsidRPr="56CBD2A4" w:rsidR="26C6759D">
        <w:rPr>
          <w:rFonts w:ascii="Arial" w:hAnsi="Arial" w:eastAsia="Arial" w:cs="Arial"/>
          <w:color w:val="000000" w:themeColor="text1"/>
          <w:lang w:val="es-419"/>
        </w:rPr>
        <w:t>stitut</w:t>
      </w:r>
      <w:r w:rsidRPr="56CBD2A4">
        <w:rPr>
          <w:rFonts w:ascii="Arial" w:hAnsi="Arial" w:eastAsia="Arial" w:cs="Arial"/>
          <w:color w:val="000000" w:themeColor="text1"/>
          <w:lang w:val="es-419"/>
        </w:rPr>
        <w:t xml:space="preserve">o de la </w:t>
      </w:r>
      <w:r w:rsidRPr="56CBD2A4" w:rsidR="77A0B439">
        <w:rPr>
          <w:rFonts w:ascii="Arial" w:hAnsi="Arial" w:eastAsia="Arial" w:cs="Arial"/>
          <w:color w:val="000000" w:themeColor="text1"/>
          <w:lang w:val="es-419"/>
        </w:rPr>
        <w:t>prisión domiciliaria</w:t>
      </w:r>
      <w:r w:rsidRPr="56CBD2A4">
        <w:rPr>
          <w:rFonts w:ascii="Arial" w:hAnsi="Arial" w:eastAsia="Arial" w:cs="Arial"/>
          <w:color w:val="000000" w:themeColor="text1"/>
          <w:lang w:val="es-419"/>
        </w:rPr>
        <w:t xml:space="preserve"> a mi poderdante.</w:t>
      </w:r>
    </w:p>
    <w:p w:rsidRPr="00FD0435" w:rsidR="008D0CBD" w:rsidP="008D0CBD" w:rsidRDefault="008D0CBD" w14:paraId="47E95FFB" w14:textId="77777777">
      <w:pPr>
        <w:spacing w:after="0"/>
        <w:jc w:val="both"/>
        <w:rPr>
          <w:rFonts w:ascii="Arial" w:hAnsi="Arial" w:eastAsia="Trebuchet MS" w:cs="Arial"/>
          <w:lang w:val="es-419"/>
        </w:rPr>
      </w:pPr>
    </w:p>
    <w:p w:rsidRPr="006F643D" w:rsidR="008D0CBD" w:rsidP="006F643D" w:rsidRDefault="008D0CBD" w14:paraId="5F140230" w14:textId="621CF438">
      <w:pPr>
        <w:pStyle w:val="Prrafodelista"/>
        <w:numPr>
          <w:ilvl w:val="0"/>
          <w:numId w:val="9"/>
        </w:numPr>
        <w:spacing w:after="0"/>
        <w:rPr>
          <w:rFonts w:ascii="Arial" w:hAnsi="Arial" w:eastAsia="Trebuchet MS" w:cs="Arial"/>
          <w:b/>
          <w:bCs/>
          <w:color w:val="000000" w:themeColor="text1"/>
          <w:lang w:val="es-419"/>
        </w:rPr>
      </w:pPr>
      <w:r w:rsidRPr="006F643D">
        <w:rPr>
          <w:rFonts w:ascii="Arial" w:hAnsi="Arial" w:eastAsia="Trebuchet MS" w:cs="Arial"/>
          <w:b/>
          <w:bCs/>
          <w:color w:val="000000" w:themeColor="text1"/>
          <w:lang w:val="es-419"/>
        </w:rPr>
        <w:t>Notificación</w:t>
      </w:r>
    </w:p>
    <w:p w:rsidRPr="00FD0435" w:rsidR="008D0CBD" w:rsidP="008D0CBD" w:rsidRDefault="008D0CBD" w14:paraId="1DA4DBC2" w14:textId="77777777">
      <w:pPr>
        <w:spacing w:after="0"/>
        <w:jc w:val="both"/>
        <w:rPr>
          <w:rFonts w:ascii="Arial" w:hAnsi="Arial" w:eastAsia="Trebuchet MS" w:cs="Arial"/>
          <w:color w:val="000000" w:themeColor="text1"/>
        </w:rPr>
      </w:pPr>
    </w:p>
    <w:p w:rsidR="4EE7EBE7" w:rsidP="56CBD2A4" w:rsidRDefault="4EE7EBE7" w14:paraId="3DD61617" w14:textId="6B2914FF">
      <w:pPr>
        <w:spacing w:after="0"/>
        <w:jc w:val="both"/>
        <w:rPr>
          <w:rFonts w:ascii="Arial" w:hAnsi="Arial" w:eastAsia="Arial" w:cs="Arial"/>
          <w:color w:val="000000" w:themeColor="text1"/>
          <w:lang w:val="es-CO"/>
        </w:rPr>
      </w:pPr>
      <w:r w:rsidRPr="56CBD2A4">
        <w:rPr>
          <w:rFonts w:ascii="Arial" w:hAnsi="Arial" w:eastAsia="Arial" w:cs="Arial"/>
          <w:color w:val="000000" w:themeColor="text1"/>
          <w:lang w:val="es-419"/>
        </w:rPr>
        <w:t>Para efectos de notificación, señalo como dirección virtual el correo electrónico ____________________________________________________, y mi teléfono de contacto ____________________________.</w:t>
      </w:r>
    </w:p>
    <w:p w:rsidR="56CBD2A4" w:rsidP="56CBD2A4" w:rsidRDefault="56CBD2A4" w14:paraId="64244B0D" w14:textId="6AB5B2C7">
      <w:pPr>
        <w:spacing w:after="0"/>
        <w:jc w:val="both"/>
        <w:rPr>
          <w:rFonts w:ascii="Arial" w:hAnsi="Arial" w:eastAsia="Arial" w:cs="Arial"/>
          <w:color w:val="000000" w:themeColor="text1"/>
          <w:lang w:val="es-CO"/>
        </w:rPr>
      </w:pPr>
    </w:p>
    <w:p w:rsidR="4EE7EBE7" w:rsidP="071BCFAB" w:rsidRDefault="4EE7EBE7" w14:paraId="5369ABA4" w14:textId="6B1F2A64" w14:noSpellErr="1">
      <w:pPr>
        <w:spacing w:after="0"/>
        <w:jc w:val="both"/>
        <w:rPr>
          <w:rFonts w:ascii="Arial" w:hAnsi="Arial" w:eastAsia="Arial" w:cs="Arial"/>
          <w:color w:val="000000" w:themeColor="text1"/>
          <w:lang w:val="en-US"/>
        </w:rPr>
      </w:pPr>
      <w:r w:rsidRPr="071BCFAB" w:rsidR="4EE7EBE7">
        <w:rPr>
          <w:rFonts w:ascii="Arial" w:hAnsi="Arial" w:eastAsia="Arial" w:cs="Arial"/>
          <w:color w:val="000000" w:themeColor="text1" w:themeTint="FF" w:themeShade="FF"/>
          <w:lang w:val="en-US"/>
        </w:rPr>
        <w:t>Para efectos de notificación a mi representado(a), me permito recordarles que se encuentra privado(a) de su libertad en el patio</w:t>
      </w:r>
      <w:r w:rsidRPr="071BCFAB" w:rsidR="4EE7EBE7">
        <w:rPr>
          <w:rFonts w:ascii="Arial" w:hAnsi="Arial" w:eastAsia="Arial" w:cs="Arial"/>
          <w:color w:val="000000" w:themeColor="text1" w:themeTint="FF" w:themeShade="FF"/>
          <w:lang w:val="en-US"/>
        </w:rPr>
        <w:t>_</w:t>
      </w:r>
      <w:r w:rsidRPr="071BCFAB" w:rsidR="4EE7EBE7">
        <w:rPr>
          <w:rFonts w:ascii="Arial" w:hAnsi="Arial" w:eastAsia="Arial" w:cs="Arial"/>
          <w:color w:val="000000" w:themeColor="text1" w:themeTint="FF" w:themeShade="FF"/>
          <w:highlight w:val="yellow"/>
          <w:lang w:val="en-US"/>
        </w:rPr>
        <w:t>(</w:t>
      </w:r>
      <w:r w:rsidRPr="071BCFAB" w:rsidR="4EE7EBE7">
        <w:rPr>
          <w:rFonts w:ascii="Arial" w:hAnsi="Arial" w:eastAsia="Arial" w:cs="Arial"/>
          <w:color w:val="000000" w:themeColor="text1" w:themeTint="FF" w:themeShade="FF"/>
          <w:highlight w:val="yellow"/>
          <w:lang w:val="en-US"/>
        </w:rPr>
        <w:t>patio o pabellón)</w:t>
      </w:r>
      <w:r w:rsidRPr="071BCFAB" w:rsidR="4EE7EBE7">
        <w:rPr>
          <w:rFonts w:ascii="Arial" w:hAnsi="Arial" w:eastAsia="Arial" w:cs="Arial"/>
          <w:color w:val="000000" w:themeColor="text1" w:themeTint="FF" w:themeShade="FF"/>
          <w:lang w:val="en-US"/>
        </w:rPr>
        <w:t xml:space="preserve"> del establecimiento ____________________________________________________. </w:t>
      </w:r>
    </w:p>
    <w:p w:rsidR="56CBD2A4" w:rsidP="56CBD2A4" w:rsidRDefault="56CBD2A4" w14:paraId="43520317" w14:textId="361AEB0D">
      <w:pPr>
        <w:spacing w:after="0"/>
        <w:jc w:val="both"/>
        <w:rPr>
          <w:rFonts w:ascii="Arial" w:hAnsi="Arial" w:eastAsia="Arial" w:cs="Arial"/>
          <w:color w:val="000000" w:themeColor="text1"/>
          <w:lang w:val="es-CO"/>
        </w:rPr>
      </w:pPr>
    </w:p>
    <w:p w:rsidR="4EE7EBE7" w:rsidP="56CBD2A4" w:rsidRDefault="4EE7EBE7" w14:paraId="1AD6A943" w14:textId="2C7150D9">
      <w:pPr>
        <w:spacing w:after="0"/>
        <w:jc w:val="both"/>
        <w:rPr>
          <w:rFonts w:ascii="Arial" w:hAnsi="Arial" w:eastAsia="Arial" w:cs="Arial"/>
          <w:color w:val="000000" w:themeColor="text1"/>
          <w:lang w:val="es-CO"/>
        </w:rPr>
      </w:pPr>
      <w:r w:rsidRPr="56CBD2A4">
        <w:rPr>
          <w:rFonts w:ascii="Arial" w:hAnsi="Arial" w:eastAsia="Arial" w:cs="Arial"/>
          <w:color w:val="000000" w:themeColor="text1"/>
          <w:lang w:val="es-419"/>
        </w:rPr>
        <w:t xml:space="preserve">Atentamente, </w:t>
      </w:r>
    </w:p>
    <w:p w:rsidR="56CBD2A4" w:rsidP="56CBD2A4" w:rsidRDefault="56CBD2A4" w14:paraId="0DB63C58" w14:noSpellErr="1" w14:textId="71731C39">
      <w:pPr>
        <w:spacing w:after="0"/>
        <w:jc w:val="both"/>
        <w:rPr>
          <w:rFonts w:ascii="Arial" w:hAnsi="Arial" w:eastAsia="Arial" w:cs="Arial"/>
          <w:color w:val="000000" w:themeColor="text1"/>
          <w:lang w:val="es-CO"/>
        </w:rPr>
      </w:pPr>
      <w:r w:rsidRPr="071BCFAB" w:rsidR="4EE7EBE7">
        <w:rPr>
          <w:rFonts w:ascii="Arial" w:hAnsi="Arial" w:eastAsia="Arial" w:cs="Arial"/>
          <w:color w:val="000000" w:themeColor="text1" w:themeTint="FF" w:themeShade="FF"/>
          <w:lang w:val="es-419"/>
        </w:rPr>
        <w:t xml:space="preserve"> </w:t>
      </w:r>
    </w:p>
    <w:p w:rsidR="56CBD2A4" w:rsidP="56CBD2A4" w:rsidRDefault="56CBD2A4" w14:paraId="730C268D" w14:textId="6AA3E567">
      <w:pPr>
        <w:spacing w:after="0"/>
        <w:jc w:val="both"/>
        <w:rPr>
          <w:rFonts w:ascii="Arial" w:hAnsi="Arial" w:eastAsia="Arial" w:cs="Arial"/>
          <w:color w:val="000000" w:themeColor="text1"/>
          <w:lang w:val="es-CO"/>
        </w:rPr>
      </w:pPr>
    </w:p>
    <w:p w:rsidR="56CBD2A4" w:rsidP="56CBD2A4" w:rsidRDefault="56CBD2A4" w14:paraId="5CC9FE76" w14:textId="4459EB27">
      <w:pPr>
        <w:spacing w:after="0"/>
        <w:jc w:val="both"/>
        <w:rPr>
          <w:rFonts w:ascii="Arial" w:hAnsi="Arial" w:eastAsia="Arial" w:cs="Arial"/>
          <w:color w:val="000000" w:themeColor="text1"/>
          <w:lang w:val="es-CO"/>
        </w:rPr>
      </w:pPr>
    </w:p>
    <w:p w:rsidR="4EE7EBE7" w:rsidP="56CBD2A4" w:rsidRDefault="4EE7EBE7" w14:paraId="72498CE5" w14:textId="360C5E5F">
      <w:pPr>
        <w:spacing w:after="0"/>
        <w:rPr>
          <w:rFonts w:ascii="Arial" w:hAnsi="Arial" w:eastAsia="Arial" w:cs="Arial"/>
          <w:color w:val="000000" w:themeColor="text1"/>
          <w:lang w:val="es-CO"/>
        </w:rPr>
      </w:pPr>
      <w:r w:rsidRPr="56CBD2A4">
        <w:rPr>
          <w:rFonts w:ascii="Arial" w:hAnsi="Arial" w:eastAsia="Arial" w:cs="Arial"/>
          <w:color w:val="000000" w:themeColor="text1"/>
          <w:lang w:val="es-419"/>
        </w:rPr>
        <w:t xml:space="preserve">Firma: ___________________________________________ </w:t>
      </w:r>
      <w:r w:rsidRPr="00CA4198">
        <w:rPr>
          <w:lang w:val="es-CO"/>
        </w:rPr>
        <w:br/>
      </w:r>
      <w:r w:rsidRPr="56CBD2A4">
        <w:rPr>
          <w:rFonts w:ascii="Arial" w:hAnsi="Arial" w:eastAsia="Arial" w:cs="Arial"/>
          <w:color w:val="000000" w:themeColor="text1"/>
          <w:lang w:val="es-419"/>
        </w:rPr>
        <w:t xml:space="preserve">Nombre Defensor(a) Público(a): _________________________________________ </w:t>
      </w:r>
      <w:r w:rsidRPr="00CA4198">
        <w:rPr>
          <w:lang w:val="es-CO"/>
        </w:rPr>
        <w:br/>
      </w:r>
      <w:r w:rsidRPr="56CBD2A4">
        <w:rPr>
          <w:rFonts w:ascii="Arial" w:hAnsi="Arial" w:eastAsia="Arial" w:cs="Arial"/>
          <w:color w:val="000000" w:themeColor="text1"/>
          <w:lang w:val="es-419"/>
        </w:rPr>
        <w:t xml:space="preserve">Número de identificación: __________________ </w:t>
      </w:r>
    </w:p>
    <w:p w:rsidR="56CBD2A4" w:rsidP="071BCFAB" w:rsidRDefault="56CBD2A4" w14:paraId="6F8CE2C1" w14:textId="5D4079EC">
      <w:pPr>
        <w:spacing w:after="0"/>
        <w:rPr>
          <w:rFonts w:ascii="Arial" w:hAnsi="Arial" w:eastAsia="Arial" w:cs="Arial"/>
          <w:color w:val="000000" w:themeColor="text1" w:themeTint="FF" w:themeShade="FF"/>
          <w:lang w:val="es-CO"/>
        </w:rPr>
      </w:pPr>
      <w:r w:rsidRPr="071BCFAB" w:rsidR="4EE7EBE7">
        <w:rPr>
          <w:rFonts w:ascii="Arial" w:hAnsi="Arial" w:eastAsia="Arial" w:cs="Arial"/>
          <w:color w:val="000000" w:themeColor="text1" w:themeTint="FF" w:themeShade="FF"/>
          <w:lang w:val="es-CO"/>
        </w:rPr>
        <w:t xml:space="preserve">Tarjeta profesional: </w:t>
      </w:r>
      <w:r w:rsidRPr="071BCFAB" w:rsidR="4EE7EBE7">
        <w:rPr>
          <w:rFonts w:ascii="Arial" w:hAnsi="Arial" w:eastAsia="Arial" w:cs="Arial"/>
          <w:color w:val="000000" w:themeColor="text1" w:themeTint="FF" w:themeShade="FF"/>
          <w:lang w:val="es-419"/>
        </w:rPr>
        <w:t>__________________</w:t>
      </w:r>
    </w:p>
    <w:sectPr w:rsidR="56CBD2A4" w:rsidSect="008D0CBD">
      <w:pgSz w:w="12240" w:h="15840" w:orient="portrait"/>
      <w:pgMar w:top="1440" w:right="1440" w:bottom="1440" w:left="1440" w:header="720" w:footer="720" w:gutter="0"/>
      <w:cols w:space="720"/>
      <w:docGrid w:linePitch="360"/>
      <w:headerReference w:type="default" r:id="R57625340ddd34fb1"/>
      <w:footerReference w:type="default" r:id="R24b36453f561426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R" w:author="Diego Mauricio Olarte Rincon" w:date="2025-11-24T18:25:00Z" w:id="122">
    <w:p w:rsidR="00000000" w:rsidRDefault="00000000" w14:paraId="16DB6675" w14:textId="1576CF37">
      <w:r>
        <w:annotationRef/>
      </w:r>
      <w:r w:rsidRPr="0EC62EEC">
        <w:t>Reducir</w:t>
      </w:r>
    </w:p>
  </w:comment>
  <w:comment w:initials="JU" w:author="Juan Pablo Uribe Barrera" w:date="2025-10-07T15:54:00Z" w:id="123">
    <w:p w:rsidR="00AA5CE4" w:rsidP="00AA5CE4" w:rsidRDefault="00AA5CE4" w14:paraId="6B70C03E" w14:textId="71C0E05B">
      <w:pPr>
        <w:pStyle w:val="Textocomentario"/>
      </w:pPr>
      <w:r>
        <w:rPr>
          <w:rStyle w:val="Refdecomentario"/>
        </w:rPr>
        <w:annotationRef/>
      </w:r>
      <w:r>
        <w:rPr>
          <w:lang w:val="es-CO"/>
        </w:rPr>
        <w:t>No se desarrolla argumento alguno frente a esto… Retirar aquí o completar más abajo.</w:t>
      </w:r>
    </w:p>
  </w:comment>
  <w:comment w:initials="U" w:author="Antonio Pinzón" w:date="2025-10-17T15:35:00Z" w:id="124">
    <w:p w:rsidR="00D44A20" w:rsidP="00D44A20" w:rsidRDefault="00D44A20" w14:paraId="4DF61D6D" w14:textId="77777777">
      <w:pPr>
        <w:pStyle w:val="Textocomentario"/>
      </w:pPr>
      <w:r>
        <w:rPr>
          <w:rStyle w:val="Refdecomentario"/>
        </w:rPr>
        <w:annotationRef/>
      </w:r>
      <w:r>
        <w:t>Se agrega lo verde.</w:t>
      </w:r>
    </w:p>
  </w:comment>
</w:comments>
</file>

<file path=word/commentsExtended.xml><?xml version="1.0" encoding="utf-8"?>
<w15:commentsEx xmlns:mc="http://schemas.openxmlformats.org/markup-compatibility/2006" xmlns:w15="http://schemas.microsoft.com/office/word/2012/wordml" mc:Ignorable="w15">
  <w15:commentEx w15:done="0" w15:paraId="16DB6675"/>
  <w15:commentEx w15:done="0" w15:paraId="6B70C03E"/>
  <w15:commentEx w15:done="0" w15:paraId="4DF61D6D" w15:paraIdParent="6B70C03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D8693D3" w16cex:dateUtc="2025-11-24T23:25:00Z"/>
  <w16cex:commentExtensible w16cex:durableId="40642FB8" w16cex:dateUtc="2025-10-07T20:54:00Z"/>
  <w16cex:commentExtensible w16cex:durableId="62F2846D" w16cex:dateUtc="2025-10-17T20:35:00Z"/>
</w16cex:commentsExtensible>
</file>

<file path=word/commentsIds.xml><?xml version="1.0" encoding="utf-8"?>
<w16cid:commentsIds xmlns:mc="http://schemas.openxmlformats.org/markup-compatibility/2006" xmlns:w16cid="http://schemas.microsoft.com/office/word/2016/wordml/cid" mc:Ignorable="w16cid">
  <w16cid:commentId w16cid:paraId="16DB6675" w16cid:durableId="6D8693D3"/>
  <w16cid:commentId w16cid:paraId="6B70C03E" w16cid:durableId="40642FB8"/>
  <w16cid:commentId w16cid:paraId="4DF61D6D" w16cid:durableId="62F284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440C" w:rsidP="008D0CBD" w:rsidRDefault="0061440C" w14:paraId="147308EB" w14:textId="77777777">
      <w:pPr>
        <w:spacing w:after="0" w:line="240" w:lineRule="auto"/>
      </w:pPr>
      <w:r>
        <w:separator/>
      </w:r>
    </w:p>
  </w:endnote>
  <w:endnote w:type="continuationSeparator" w:id="0">
    <w:p w:rsidR="0061440C" w:rsidP="008D0CBD" w:rsidRDefault="0061440C" w14:paraId="0F2277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Trebuchet MS">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117A8867" w:rsidTr="117A8867" w14:paraId="15B3AD9D">
      <w:trPr>
        <w:trHeight w:val="300"/>
      </w:trPr>
      <w:tc>
        <w:tcPr>
          <w:tcW w:w="3120" w:type="dxa"/>
          <w:tcMar/>
        </w:tcPr>
        <w:p w:rsidR="117A8867" w:rsidP="117A8867" w:rsidRDefault="117A8867" w14:paraId="29399C14" w14:textId="54AB79D0">
          <w:pPr>
            <w:pStyle w:val="Header"/>
            <w:bidi w:val="0"/>
            <w:ind w:left="-115"/>
            <w:jc w:val="left"/>
          </w:pPr>
        </w:p>
      </w:tc>
      <w:tc>
        <w:tcPr>
          <w:tcW w:w="3120" w:type="dxa"/>
          <w:tcMar/>
        </w:tcPr>
        <w:p w:rsidR="117A8867" w:rsidP="117A8867" w:rsidRDefault="117A8867" w14:paraId="46CB2988" w14:textId="28B3B080">
          <w:pPr>
            <w:pStyle w:val="Header"/>
            <w:bidi w:val="0"/>
            <w:jc w:val="center"/>
          </w:pPr>
        </w:p>
      </w:tc>
      <w:tc>
        <w:tcPr>
          <w:tcW w:w="3120" w:type="dxa"/>
          <w:tcMar/>
        </w:tcPr>
        <w:p w:rsidR="117A8867" w:rsidP="117A8867" w:rsidRDefault="117A8867" w14:paraId="3357A722" w14:textId="1788A292">
          <w:pPr>
            <w:pStyle w:val="Header"/>
            <w:bidi w:val="0"/>
            <w:ind w:right="-115"/>
            <w:jc w:val="right"/>
          </w:pPr>
          <w:r>
            <w:fldChar w:fldCharType="begin"/>
          </w:r>
          <w:r>
            <w:instrText xml:space="preserve">PAGE</w:instrText>
          </w:r>
          <w:r>
            <w:fldChar w:fldCharType="separate"/>
          </w:r>
          <w:r>
            <w:fldChar w:fldCharType="end"/>
          </w:r>
        </w:p>
      </w:tc>
    </w:tr>
  </w:tbl>
  <w:p w:rsidR="117A8867" w:rsidP="117A8867" w:rsidRDefault="117A8867" w14:paraId="2597ABB6" w14:textId="15B4543D">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440C" w:rsidP="008D0CBD" w:rsidRDefault="0061440C" w14:paraId="498E43A5" w14:textId="77777777">
      <w:pPr>
        <w:spacing w:after="0" w:line="240" w:lineRule="auto"/>
      </w:pPr>
      <w:r>
        <w:separator/>
      </w:r>
    </w:p>
  </w:footnote>
  <w:footnote w:type="continuationSeparator" w:id="0">
    <w:p w:rsidR="0061440C" w:rsidP="008D0CBD" w:rsidRDefault="0061440C" w14:paraId="52FD531C" w14:textId="77777777">
      <w:pPr>
        <w:spacing w:after="0" w:line="240" w:lineRule="auto"/>
      </w:pPr>
      <w:r>
        <w:continuationSeparator/>
      </w:r>
    </w:p>
  </w:footnote>
  <w:footnote w:id="1">
    <w:p w:rsidRPr="00C63C5D" w:rsidR="00C63C5D" w:rsidP="071BCFAB" w:rsidRDefault="00C63C5D" w14:paraId="77CCBB7E" w14:textId="516E1774" w14:noSpellErr="1">
      <w:pPr>
        <w:pStyle w:val="Textonotapie"/>
        <w:jc w:val="both"/>
        <w:rPr>
          <w:lang w:val="es-MX"/>
          <w:rPrChange w:author="" w16du:dateUtc="2025-11-25T19:43:00Z" w:id="346438463">
            <w:rPr/>
          </w:rPrChange>
        </w:rPr>
      </w:pPr>
      <w:ins w:author="Antonio Pinzón" w:date="2025-11-25T14:43:00Z" w16du:dateUtc="2025-11-25T19:43:00Z" w:id="23">
        <w:r>
          <w:rPr>
            <w:rStyle w:val="Refdenotaalpie"/>
          </w:rPr>
          <w:footnoteRef/>
        </w:r>
      </w:ins>
      <w:r w:rsidRPr="00C63C5D" w:rsidR="117A8867">
        <w:rPr>
          <w:lang w:val="es-CO"/>
        </w:rPr>
        <w:t xml:space="preserve"> </w:t>
      </w:r>
      <w:r w:rsidR="117A8867">
        <w:rPr>
          <w:lang w:val="es-MX"/>
        </w:rPr>
        <w:t>Así lo señalan los numerales a), b), c) y d) d</w:t>
      </w:r>
      <w:r w:rsidR="117A8867">
        <w:rPr>
          <w:lang w:val="es-MX"/>
        </w:rPr>
        <w:t xml:space="preserve">el numeral cuarto citado. </w:t>
      </w:r>
    </w:p>
  </w:footnote>
  <w:footnote w:id="2">
    <w:p w:rsidRPr="00D9754E" w:rsidR="00D9754E" w:rsidP="071BCFAB" w:rsidRDefault="00D9754E" w14:paraId="7F1FC2B6" w14:textId="1300D9AD" w14:noSpellErr="1">
      <w:pPr>
        <w:pStyle w:val="Textonotapie"/>
        <w:jc w:val="both"/>
        <w:rPr>
          <w:lang w:val="es-MX"/>
          <w:rPrChange w:author="" w16du:dateUtc="2025-11-25T19:51:00Z" w:id="1396431677">
            <w:rPr/>
          </w:rPrChange>
        </w:rPr>
      </w:pPr>
      <w:ins w:author="Antonio Pinzón" w:date="2025-11-25T14:51:00Z" w16du:dateUtc="2025-11-25T19:51:00Z" w:id="58">
        <w:r>
          <w:rPr>
            <w:rStyle w:val="Refdenotaalpie"/>
          </w:rPr>
          <w:footnoteRef/>
        </w:r>
      </w:ins>
      <w:r w:rsidRPr="00D9754E" w:rsidR="117A8867">
        <w:rPr>
          <w:lang w:val="es-CO"/>
        </w:rPr>
        <w:t xml:space="preserve"> </w:t>
      </w:r>
      <w:r w:rsidR="117A8867">
        <w:rPr>
          <w:lang w:val="es-MX"/>
        </w:rPr>
        <w:t>Sentencia C-183 de 2005. En esta decisión se pronunció respecto de la exigencia contenida en el anterior artículo 64 del Código Penal</w:t>
      </w:r>
      <w:r w:rsidRPr="071BCFAB" w:rsidR="117A8867">
        <w:rPr>
          <w:lang w:val="es-MX"/>
        </w:rPr>
        <w:t xml:space="preserve">, de acuerdo con el cual la concesión de la </w:t>
      </w:r>
      <w:r w:rsidRPr="071BCFAB" w:rsidR="117A8867">
        <w:rPr>
          <w:lang w:val="es-MX"/>
        </w:rPr>
        <w:t>libertad con</w:t>
      </w:r>
      <w:r w:rsidR="117A8867">
        <w:rPr>
          <w:lang w:val="es-MX"/>
        </w:rPr>
        <w:t>dicional “</w:t>
      </w:r>
      <w:r w:rsidRPr="00D9754E" w:rsidR="117A8867">
        <w:rPr>
          <w:lang w:val="es-MX"/>
        </w:rPr>
        <w:t>estará supeditada al pago total de la multa y de la reparación a la víctima</w:t>
      </w:r>
      <w:r w:rsidR="117A8867">
        <w:rPr>
          <w:lang w:val="es-MX"/>
        </w:rPr>
        <w:t xml:space="preserve">”. La Corte declaró condicionalmente exequible </w:t>
      </w:r>
      <w:r w:rsidR="117A8867">
        <w:rPr>
          <w:lang w:val="es-MX"/>
        </w:rPr>
        <w:t>la expresión</w:t>
      </w:r>
      <w:r w:rsidR="117A8867">
        <w:rPr>
          <w:lang w:val="es-MX"/>
        </w:rPr>
        <w:t xml:space="preserve"> en el entendido que</w:t>
      </w:r>
      <w:r w:rsidR="117A8867">
        <w:rPr>
          <w:lang w:val="es-MX"/>
        </w:rPr>
        <w:t>, de demostrarse la actual insolvencia del condenado, el pago de la multa</w:t>
      </w:r>
      <w:r w:rsidR="117A8867">
        <w:rPr>
          <w:lang w:val="es-MX"/>
        </w:rPr>
        <w:t xml:space="preserve"> o reparación integral</w:t>
      </w:r>
      <w:r w:rsidR="117A8867">
        <w:rPr>
          <w:lang w:val="es-MX"/>
        </w:rPr>
        <w:t xml:space="preserve"> no será</w:t>
      </w:r>
      <w:r w:rsidR="117A8867">
        <w:rPr>
          <w:lang w:val="es-MX"/>
        </w:rPr>
        <w:t>n</w:t>
      </w:r>
      <w:r w:rsidR="117A8867">
        <w:rPr>
          <w:lang w:val="es-MX"/>
        </w:rPr>
        <w:t xml:space="preserve"> una limitación para acceder a ese subrogado. </w:t>
      </w:r>
      <w:r w:rsidR="117A8867">
        <w:rPr>
          <w:lang w:val="es-MX"/>
        </w:rPr>
        <w:t xml:space="preserve"> </w:t>
      </w:r>
    </w:p>
  </w:footnote>
  <w:footnote w:id="3">
    <w:p w:rsidRPr="00D9754E" w:rsidR="00D9754E" w:rsidP="071BCFAB" w:rsidRDefault="00D9754E" w14:paraId="683CA964" w14:textId="1322B128" w14:noSpellErr="1">
      <w:pPr>
        <w:pStyle w:val="Textonotapie"/>
        <w:jc w:val="both"/>
        <w:rPr>
          <w:lang w:val="es-MX"/>
          <w:rPrChange w:author="" w16du:dateUtc="2025-11-25T19:56:00Z" w:id="361674124">
            <w:rPr/>
          </w:rPrChange>
        </w:rPr>
      </w:pPr>
      <w:ins w:author="Antonio Pinzón" w:date="2025-11-25T14:56:00Z" w16du:dateUtc="2025-11-25T19:56:00Z" w:id="75">
        <w:r>
          <w:rPr>
            <w:rStyle w:val="Refdenotaalpie"/>
          </w:rPr>
          <w:footnoteRef/>
        </w:r>
      </w:ins>
      <w:r w:rsidRPr="00D9754E" w:rsidR="117A8867">
        <w:rPr>
          <w:lang w:val="es-CO"/>
        </w:rPr>
        <w:t xml:space="preserve"> </w:t>
      </w:r>
      <w:r w:rsidR="117A8867">
        <w:rPr>
          <w:lang w:val="es-MX"/>
        </w:rPr>
        <w:t xml:space="preserve">Sentencia </w:t>
      </w:r>
      <w:r w:rsidR="117A8867">
        <w:rPr>
          <w:lang w:val="es-MX"/>
        </w:rPr>
        <w:t xml:space="preserve">C-185 de 2011. De manera similar, en esa decisión la Corte declaró </w:t>
      </w:r>
      <w:r w:rsidR="117A8867">
        <w:rPr>
          <w:lang w:val="es-MX"/>
        </w:rPr>
        <w:t xml:space="preserve">condicionalmente exequible el antiguo artículo 38-A del Código Penal, de acuerdo con el cual para acceder al sustituto de vigilancia electrónica debía haberse pagado la totalidad de la multa. Consideró que sería contrario al </w:t>
      </w:r>
      <w:r w:rsidR="117A8867">
        <w:rPr>
          <w:lang w:val="es-MX"/>
        </w:rPr>
        <w:t xml:space="preserve">principio y </w:t>
      </w:r>
      <w:r w:rsidR="117A8867">
        <w:rPr>
          <w:lang w:val="es-MX"/>
        </w:rPr>
        <w:t xml:space="preserve">derecho fundamental a la igualdad </w:t>
      </w:r>
      <w:r w:rsidR="117A8867">
        <w:rPr>
          <w:lang w:val="es-MX"/>
        </w:rPr>
        <w:t>que el acceso a esta medida dependiera de la capacidad económica del condenado.</w:t>
      </w:r>
    </w:p>
  </w:footnote>
  <w:footnote w:id="4">
    <w:p w:rsidRPr="00334EF4" w:rsidR="00084D8E" w:rsidDel="00D9754E" w:rsidP="071BCFAB" w:rsidRDefault="00084D8E" w14:paraId="68C681F0" w14:textId="64891BB0" w14:noSpellErr="1">
      <w:pPr>
        <w:pStyle w:val="Textonotapie"/>
        <w:jc w:val="both"/>
        <w:rPr>
          <w:lang w:val="es-MX"/>
        </w:rPr>
      </w:pPr>
    </w:p>
  </w:footnote>
  <w:footnote w:id="6472">
    <w:p w:rsidRPr="00334EF4" w:rsidR="00084D8E" w:rsidDel="00D9754E" w:rsidP="071BCFAB" w:rsidRDefault="00084D8E" w14:paraId="2273BFC9" w14:textId="77777777" w14:noSpellErr="1">
      <w:pPr>
        <w:pStyle w:val="Textonotapie"/>
        <w:jc w:val="both"/>
        <w:rPr>
          <w:lang w:val="es-MX"/>
        </w:rPr>
      </w:pPr>
    </w:p>
  </w:footnote>
  <w:footnote w:id="10972">
    <w:p w:rsidRPr="00286471" w:rsidR="00286471" w:rsidDel="00D9754E" w:rsidP="071BCFAB" w:rsidRDefault="00286471" w14:paraId="31C7D8D8" w14:textId="66F2DDA9" w14:noSpellErr="1">
      <w:pPr>
        <w:pStyle w:val="Textonotapie"/>
        <w:jc w:val="both"/>
        <w:rPr>
          <w:lang w:val="es-CO"/>
        </w:rPr>
      </w:pPr>
    </w:p>
  </w:footnote>
  <w:footnote w:id="16385">
    <w:p w:rsidRPr="00084D8E" w:rsidR="00084D8E" w:rsidP="071BCFAB" w:rsidRDefault="00084D8E" w14:paraId="11B0E424" w14:textId="1F02D84A">
      <w:pPr>
        <w:pStyle w:val="Textonotapie"/>
        <w:jc w:val="both"/>
        <w:rPr>
          <w:lang w:val="es-CO"/>
        </w:rPr>
      </w:pPr>
      <w:r>
        <w:rPr>
          <w:rStyle w:val="Refdenotaalpie"/>
        </w:rPr>
        <w:footnoteRef/>
      </w:r>
      <w:r w:rsidRPr="00084D8E" w:rsidR="071BCFAB">
        <w:rPr>
          <w:lang w:val="es-CO"/>
        </w:rPr>
        <w:t xml:space="preserve"> </w:t>
      </w:r>
      <w:r w:rsidR="071BCFAB">
        <w:rPr>
          <w:lang w:val="es-CO"/>
        </w:rPr>
        <w:t>Ibíd</w:t>
      </w:r>
      <w:r w:rsidR="071BCFAB">
        <w:rPr>
          <w:lang w:val="es-CO"/>
        </w:rPr>
        <w:t xml:space="preserve">. </w:t>
      </w:r>
    </w:p>
  </w:footnote>
  <w:footnote w:id="10">
    <w:p w:rsidRPr="00286471" w:rsidR="00286471" w:rsidP="00286471" w:rsidRDefault="00286471" w14:paraId="73E43614" w14:textId="77777777">
      <w:pPr>
        <w:pStyle w:val="Textonotapie"/>
        <w:rPr>
          <w:lang w:val="es-CO"/>
        </w:rPr>
      </w:pPr>
      <w:r>
        <w:rPr>
          <w:rStyle w:val="Refdenotaalpie"/>
        </w:rPr>
        <w:footnoteRef/>
      </w:r>
      <w:r w:rsidRPr="00286471">
        <w:rPr>
          <w:lang w:val="es-CO"/>
        </w:rPr>
        <w:t xml:space="preserve"> </w:t>
      </w:r>
      <w:r>
        <w:rPr>
          <w:lang w:val="es-MX"/>
        </w:rPr>
        <w:t>Al respecto, el artículo 6 del Código Penal prevé, en su inciso tercero que “[l]</w:t>
      </w:r>
      <w:r w:rsidRPr="00286471">
        <w:rPr>
          <w:lang w:val="es-CO"/>
        </w:rPr>
        <w:t>a analogía sólo se aplicará en materias permisivas</w:t>
      </w:r>
      <w:r>
        <w:rPr>
          <w:lang w:val="es-CO"/>
        </w:rPr>
        <w:t>”</w:t>
      </w:r>
      <w:r w:rsidRPr="00286471">
        <w:rPr>
          <w:lang w:val="es-CO"/>
        </w:rPr>
        <w:t>.</w:t>
      </w:r>
    </w:p>
  </w:footnote>
  <w:footnote w:id="8">
    <w:p w14:paraId="5F31F85C" w14:textId="15B19A17"/>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117A8867" w:rsidP="117A8867" w:rsidRDefault="117A8867" w14:paraId="66E59641" w14:textId="49135162">
    <w:pPr>
      <w:pStyle w:val="Header"/>
      <w:bidi w:val="0"/>
      <w:jc w:val="right"/>
    </w:pPr>
    <w:r w:rsidR="117A8867">
      <w:drawing>
        <wp:inline wp14:editId="22B668E8" wp14:anchorId="08F30FAB">
          <wp:extent cx="3524250" cy="923925"/>
          <wp:effectExtent l="0" t="0" r="0" b="0"/>
          <wp:docPr id="145437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437378" name="Picture 145437378"/>
                  <pic:cNvPicPr/>
                </pic:nvPicPr>
                <pic:blipFill>
                  <a:blip xmlns:r="http://schemas.openxmlformats.org/officeDocument/2006/relationships" r:embed="rId2087777407">
                    <a:extLst>
                      <a:ext uri="{28A0092B-C50C-407E-A947-70E740481C1C}">
                        <a14:useLocalDpi xmlns:a14="http://schemas.microsoft.com/office/drawing/2010/main"/>
                      </a:ext>
                    </a:extLst>
                  </a:blip>
                  <a:stretch>
                    <a:fillRect/>
                  </a:stretch>
                </pic:blipFill>
                <pic:spPr>
                  <a:xfrm>
                    <a:off x="0" y="0"/>
                    <a:ext cx="3524250" cy="923925"/>
                  </a:xfrm>
                  <a:prstGeom prst="rect">
                    <a:avLst/>
                  </a:prstGeom>
                </pic:spPr>
              </pic:pic>
            </a:graphicData>
          </a:graphic>
        </wp:inline>
      </w:drawing>
    </w:r>
  </w:p>
  <w:p w:rsidR="117A8867" w:rsidP="117A8867" w:rsidRDefault="117A8867" w14:paraId="5CADF4FE" w14:textId="217EE9E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8A4"/>
    <w:multiLevelType w:val="multilevel"/>
    <w:tmpl w:val="EA8CC08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6A6AF0"/>
    <w:multiLevelType w:val="hybridMultilevel"/>
    <w:tmpl w:val="2490149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D638A5"/>
    <w:multiLevelType w:val="hybridMultilevel"/>
    <w:tmpl w:val="5C2C9E10"/>
    <w:lvl w:ilvl="0" w:tplc="584CF042">
      <w:start w:val="1"/>
      <w:numFmt w:val="decimal"/>
      <w:lvlText w:val="%1."/>
      <w:lvlJc w:val="left"/>
      <w:pPr>
        <w:ind w:left="720" w:hanging="360"/>
      </w:pPr>
    </w:lvl>
    <w:lvl w:ilvl="1" w:tplc="B5EA59F0">
      <w:start w:val="1"/>
      <w:numFmt w:val="lowerLetter"/>
      <w:lvlText w:val="%2."/>
      <w:lvlJc w:val="left"/>
      <w:pPr>
        <w:ind w:left="1440" w:hanging="360"/>
      </w:pPr>
    </w:lvl>
    <w:lvl w:ilvl="2" w:tplc="C42EC626">
      <w:start w:val="1"/>
      <w:numFmt w:val="lowerRoman"/>
      <w:lvlText w:val="%3."/>
      <w:lvlJc w:val="right"/>
      <w:pPr>
        <w:ind w:left="2160" w:hanging="180"/>
      </w:pPr>
    </w:lvl>
    <w:lvl w:ilvl="3" w:tplc="234C7A66">
      <w:start w:val="1"/>
      <w:numFmt w:val="decimal"/>
      <w:lvlText w:val="%4."/>
      <w:lvlJc w:val="left"/>
      <w:pPr>
        <w:ind w:left="2880" w:hanging="360"/>
      </w:pPr>
    </w:lvl>
    <w:lvl w:ilvl="4" w:tplc="11A2BD3C">
      <w:start w:val="1"/>
      <w:numFmt w:val="lowerLetter"/>
      <w:lvlText w:val="%5."/>
      <w:lvlJc w:val="left"/>
      <w:pPr>
        <w:ind w:left="3600" w:hanging="360"/>
      </w:pPr>
    </w:lvl>
    <w:lvl w:ilvl="5" w:tplc="3640991A">
      <w:start w:val="1"/>
      <w:numFmt w:val="lowerRoman"/>
      <w:lvlText w:val="%6."/>
      <w:lvlJc w:val="right"/>
      <w:pPr>
        <w:ind w:left="4320" w:hanging="180"/>
      </w:pPr>
    </w:lvl>
    <w:lvl w:ilvl="6" w:tplc="EA183B6E">
      <w:start w:val="1"/>
      <w:numFmt w:val="decimal"/>
      <w:lvlText w:val="%7."/>
      <w:lvlJc w:val="left"/>
      <w:pPr>
        <w:ind w:left="5040" w:hanging="360"/>
      </w:pPr>
    </w:lvl>
    <w:lvl w:ilvl="7" w:tplc="538C94FA">
      <w:start w:val="1"/>
      <w:numFmt w:val="lowerLetter"/>
      <w:lvlText w:val="%8."/>
      <w:lvlJc w:val="left"/>
      <w:pPr>
        <w:ind w:left="5760" w:hanging="360"/>
      </w:pPr>
    </w:lvl>
    <w:lvl w:ilvl="8" w:tplc="9F9A5330">
      <w:start w:val="1"/>
      <w:numFmt w:val="lowerRoman"/>
      <w:lvlText w:val="%9."/>
      <w:lvlJc w:val="right"/>
      <w:pPr>
        <w:ind w:left="6480" w:hanging="180"/>
      </w:pPr>
    </w:lvl>
  </w:abstractNum>
  <w:abstractNum w:abstractNumId="3" w15:restartNumberingAfterBreak="0">
    <w:nsid w:val="24405DDB"/>
    <w:multiLevelType w:val="hybridMultilevel"/>
    <w:tmpl w:val="E40AF49A"/>
    <w:lvl w:ilvl="0" w:tplc="240A0001">
      <w:start w:val="1"/>
      <w:numFmt w:val="bullet"/>
      <w:lvlText w:val=""/>
      <w:lvlJc w:val="left"/>
      <w:pPr>
        <w:ind w:left="795" w:hanging="360"/>
      </w:pPr>
      <w:rPr>
        <w:rFonts w:hint="default" w:ascii="Symbol" w:hAnsi="Symbol"/>
      </w:rPr>
    </w:lvl>
    <w:lvl w:ilvl="1" w:tplc="240A0003" w:tentative="1">
      <w:start w:val="1"/>
      <w:numFmt w:val="bullet"/>
      <w:lvlText w:val="o"/>
      <w:lvlJc w:val="left"/>
      <w:pPr>
        <w:ind w:left="1515" w:hanging="360"/>
      </w:pPr>
      <w:rPr>
        <w:rFonts w:hint="default" w:ascii="Courier New" w:hAnsi="Courier New" w:cs="Courier New"/>
      </w:rPr>
    </w:lvl>
    <w:lvl w:ilvl="2" w:tplc="240A0005" w:tentative="1">
      <w:start w:val="1"/>
      <w:numFmt w:val="bullet"/>
      <w:lvlText w:val=""/>
      <w:lvlJc w:val="left"/>
      <w:pPr>
        <w:ind w:left="2235" w:hanging="360"/>
      </w:pPr>
      <w:rPr>
        <w:rFonts w:hint="default" w:ascii="Wingdings" w:hAnsi="Wingdings"/>
      </w:rPr>
    </w:lvl>
    <w:lvl w:ilvl="3" w:tplc="240A0001" w:tentative="1">
      <w:start w:val="1"/>
      <w:numFmt w:val="bullet"/>
      <w:lvlText w:val=""/>
      <w:lvlJc w:val="left"/>
      <w:pPr>
        <w:ind w:left="2955" w:hanging="360"/>
      </w:pPr>
      <w:rPr>
        <w:rFonts w:hint="default" w:ascii="Symbol" w:hAnsi="Symbol"/>
      </w:rPr>
    </w:lvl>
    <w:lvl w:ilvl="4" w:tplc="240A0003" w:tentative="1">
      <w:start w:val="1"/>
      <w:numFmt w:val="bullet"/>
      <w:lvlText w:val="o"/>
      <w:lvlJc w:val="left"/>
      <w:pPr>
        <w:ind w:left="3675" w:hanging="360"/>
      </w:pPr>
      <w:rPr>
        <w:rFonts w:hint="default" w:ascii="Courier New" w:hAnsi="Courier New" w:cs="Courier New"/>
      </w:rPr>
    </w:lvl>
    <w:lvl w:ilvl="5" w:tplc="240A0005" w:tentative="1">
      <w:start w:val="1"/>
      <w:numFmt w:val="bullet"/>
      <w:lvlText w:val=""/>
      <w:lvlJc w:val="left"/>
      <w:pPr>
        <w:ind w:left="4395" w:hanging="360"/>
      </w:pPr>
      <w:rPr>
        <w:rFonts w:hint="default" w:ascii="Wingdings" w:hAnsi="Wingdings"/>
      </w:rPr>
    </w:lvl>
    <w:lvl w:ilvl="6" w:tplc="240A0001" w:tentative="1">
      <w:start w:val="1"/>
      <w:numFmt w:val="bullet"/>
      <w:lvlText w:val=""/>
      <w:lvlJc w:val="left"/>
      <w:pPr>
        <w:ind w:left="5115" w:hanging="360"/>
      </w:pPr>
      <w:rPr>
        <w:rFonts w:hint="default" w:ascii="Symbol" w:hAnsi="Symbol"/>
      </w:rPr>
    </w:lvl>
    <w:lvl w:ilvl="7" w:tplc="240A0003" w:tentative="1">
      <w:start w:val="1"/>
      <w:numFmt w:val="bullet"/>
      <w:lvlText w:val="o"/>
      <w:lvlJc w:val="left"/>
      <w:pPr>
        <w:ind w:left="5835" w:hanging="360"/>
      </w:pPr>
      <w:rPr>
        <w:rFonts w:hint="default" w:ascii="Courier New" w:hAnsi="Courier New" w:cs="Courier New"/>
      </w:rPr>
    </w:lvl>
    <w:lvl w:ilvl="8" w:tplc="240A0005" w:tentative="1">
      <w:start w:val="1"/>
      <w:numFmt w:val="bullet"/>
      <w:lvlText w:val=""/>
      <w:lvlJc w:val="left"/>
      <w:pPr>
        <w:ind w:left="6555" w:hanging="360"/>
      </w:pPr>
      <w:rPr>
        <w:rFonts w:hint="default" w:ascii="Wingdings" w:hAnsi="Wingdings"/>
      </w:rPr>
    </w:lvl>
  </w:abstractNum>
  <w:abstractNum w:abstractNumId="4" w15:restartNumberingAfterBreak="0">
    <w:nsid w:val="2714CD62"/>
    <w:multiLevelType w:val="hybridMultilevel"/>
    <w:tmpl w:val="63E47CD0"/>
    <w:lvl w:ilvl="0" w:tplc="B6E0356A">
      <w:start w:val="1"/>
      <w:numFmt w:val="upperLetter"/>
      <w:lvlText w:val="%1."/>
      <w:lvlJc w:val="left"/>
      <w:pPr>
        <w:ind w:left="720" w:hanging="360"/>
      </w:pPr>
    </w:lvl>
    <w:lvl w:ilvl="1" w:tplc="8A823D18">
      <w:start w:val="1"/>
      <w:numFmt w:val="lowerLetter"/>
      <w:lvlText w:val="%2."/>
      <w:lvlJc w:val="left"/>
      <w:pPr>
        <w:ind w:left="1440" w:hanging="360"/>
      </w:pPr>
    </w:lvl>
    <w:lvl w:ilvl="2" w:tplc="4C805B60">
      <w:start w:val="1"/>
      <w:numFmt w:val="lowerRoman"/>
      <w:lvlText w:val="%3."/>
      <w:lvlJc w:val="right"/>
      <w:pPr>
        <w:ind w:left="2160" w:hanging="180"/>
      </w:pPr>
    </w:lvl>
    <w:lvl w:ilvl="3" w:tplc="FEDCC602">
      <w:start w:val="1"/>
      <w:numFmt w:val="decimal"/>
      <w:lvlText w:val="%4."/>
      <w:lvlJc w:val="left"/>
      <w:pPr>
        <w:ind w:left="2880" w:hanging="360"/>
      </w:pPr>
    </w:lvl>
    <w:lvl w:ilvl="4" w:tplc="D85CD2C0">
      <w:start w:val="1"/>
      <w:numFmt w:val="lowerLetter"/>
      <w:lvlText w:val="%5."/>
      <w:lvlJc w:val="left"/>
      <w:pPr>
        <w:ind w:left="3600" w:hanging="360"/>
      </w:pPr>
    </w:lvl>
    <w:lvl w:ilvl="5" w:tplc="C6040336">
      <w:start w:val="1"/>
      <w:numFmt w:val="lowerRoman"/>
      <w:lvlText w:val="%6."/>
      <w:lvlJc w:val="right"/>
      <w:pPr>
        <w:ind w:left="4320" w:hanging="180"/>
      </w:pPr>
    </w:lvl>
    <w:lvl w:ilvl="6" w:tplc="9230AA5C">
      <w:start w:val="1"/>
      <w:numFmt w:val="decimal"/>
      <w:lvlText w:val="%7."/>
      <w:lvlJc w:val="left"/>
      <w:pPr>
        <w:ind w:left="5040" w:hanging="360"/>
      </w:pPr>
    </w:lvl>
    <w:lvl w:ilvl="7" w:tplc="24A09BA0">
      <w:start w:val="1"/>
      <w:numFmt w:val="lowerLetter"/>
      <w:lvlText w:val="%8."/>
      <w:lvlJc w:val="left"/>
      <w:pPr>
        <w:ind w:left="5760" w:hanging="360"/>
      </w:pPr>
    </w:lvl>
    <w:lvl w:ilvl="8" w:tplc="E0BC458E">
      <w:start w:val="1"/>
      <w:numFmt w:val="lowerRoman"/>
      <w:lvlText w:val="%9."/>
      <w:lvlJc w:val="right"/>
      <w:pPr>
        <w:ind w:left="6480" w:hanging="180"/>
      </w:pPr>
    </w:lvl>
  </w:abstractNum>
  <w:abstractNum w:abstractNumId="5" w15:restartNumberingAfterBreak="0">
    <w:nsid w:val="3D5B0775"/>
    <w:multiLevelType w:val="multilevel"/>
    <w:tmpl w:val="911EA34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914443F"/>
    <w:multiLevelType w:val="hybridMultilevel"/>
    <w:tmpl w:val="AF468614"/>
    <w:lvl w:ilvl="0" w:tplc="10A01AFC">
      <w:start w:val="1"/>
      <w:numFmt w:val="decimal"/>
      <w:lvlText w:val="%1."/>
      <w:lvlJc w:val="left"/>
      <w:pPr>
        <w:ind w:left="720" w:hanging="360"/>
      </w:pPr>
      <w:rPr>
        <w:rFonts w:hint="default" w:ascii="Arial,Trebuchet MS" w:hAnsi="Arial,Trebuchet MS"/>
      </w:rPr>
    </w:lvl>
    <w:lvl w:ilvl="1" w:tplc="B4245B18">
      <w:start w:val="1"/>
      <w:numFmt w:val="lowerLetter"/>
      <w:lvlText w:val="%2."/>
      <w:lvlJc w:val="left"/>
      <w:pPr>
        <w:ind w:left="1440" w:hanging="360"/>
      </w:pPr>
    </w:lvl>
    <w:lvl w:ilvl="2" w:tplc="FD3EBBCA">
      <w:start w:val="1"/>
      <w:numFmt w:val="lowerRoman"/>
      <w:lvlText w:val="%3."/>
      <w:lvlJc w:val="right"/>
      <w:pPr>
        <w:ind w:left="2160" w:hanging="180"/>
      </w:pPr>
    </w:lvl>
    <w:lvl w:ilvl="3" w:tplc="B2502664">
      <w:start w:val="1"/>
      <w:numFmt w:val="decimal"/>
      <w:lvlText w:val="%4."/>
      <w:lvlJc w:val="left"/>
      <w:pPr>
        <w:ind w:left="2880" w:hanging="360"/>
      </w:pPr>
    </w:lvl>
    <w:lvl w:ilvl="4" w:tplc="46989D98">
      <w:start w:val="1"/>
      <w:numFmt w:val="lowerLetter"/>
      <w:lvlText w:val="%5."/>
      <w:lvlJc w:val="left"/>
      <w:pPr>
        <w:ind w:left="3600" w:hanging="360"/>
      </w:pPr>
    </w:lvl>
    <w:lvl w:ilvl="5" w:tplc="4512238E">
      <w:start w:val="1"/>
      <w:numFmt w:val="lowerRoman"/>
      <w:lvlText w:val="%6."/>
      <w:lvlJc w:val="right"/>
      <w:pPr>
        <w:ind w:left="4320" w:hanging="180"/>
      </w:pPr>
    </w:lvl>
    <w:lvl w:ilvl="6" w:tplc="6C580392">
      <w:start w:val="1"/>
      <w:numFmt w:val="decimal"/>
      <w:lvlText w:val="%7."/>
      <w:lvlJc w:val="left"/>
      <w:pPr>
        <w:ind w:left="5040" w:hanging="360"/>
      </w:pPr>
    </w:lvl>
    <w:lvl w:ilvl="7" w:tplc="4F0ABB4A">
      <w:start w:val="1"/>
      <w:numFmt w:val="lowerLetter"/>
      <w:lvlText w:val="%8."/>
      <w:lvlJc w:val="left"/>
      <w:pPr>
        <w:ind w:left="5760" w:hanging="360"/>
      </w:pPr>
    </w:lvl>
    <w:lvl w:ilvl="8" w:tplc="A2BC9670">
      <w:start w:val="1"/>
      <w:numFmt w:val="lowerRoman"/>
      <w:lvlText w:val="%9."/>
      <w:lvlJc w:val="right"/>
      <w:pPr>
        <w:ind w:left="6480" w:hanging="180"/>
      </w:pPr>
    </w:lvl>
  </w:abstractNum>
  <w:abstractNum w:abstractNumId="7" w15:restartNumberingAfterBreak="0">
    <w:nsid w:val="6A27EAAB"/>
    <w:multiLevelType w:val="hybridMultilevel"/>
    <w:tmpl w:val="C4047AEE"/>
    <w:lvl w:ilvl="0" w:tplc="8F9A8E78">
      <w:start w:val="1"/>
      <w:numFmt w:val="decimal"/>
      <w:lvlText w:val="%1."/>
      <w:lvlJc w:val="left"/>
      <w:pPr>
        <w:ind w:left="720" w:hanging="360"/>
      </w:pPr>
    </w:lvl>
    <w:lvl w:ilvl="1" w:tplc="29BC7436">
      <w:start w:val="1"/>
      <w:numFmt w:val="lowerLetter"/>
      <w:lvlText w:val="%2."/>
      <w:lvlJc w:val="left"/>
      <w:pPr>
        <w:ind w:left="1440" w:hanging="360"/>
      </w:pPr>
    </w:lvl>
    <w:lvl w:ilvl="2" w:tplc="CEE25A0C">
      <w:start w:val="1"/>
      <w:numFmt w:val="lowerRoman"/>
      <w:lvlText w:val="%3."/>
      <w:lvlJc w:val="right"/>
      <w:pPr>
        <w:ind w:left="2160" w:hanging="180"/>
      </w:pPr>
    </w:lvl>
    <w:lvl w:ilvl="3" w:tplc="D91A5EFC">
      <w:start w:val="1"/>
      <w:numFmt w:val="decimal"/>
      <w:lvlText w:val="%4."/>
      <w:lvlJc w:val="left"/>
      <w:pPr>
        <w:ind w:left="2880" w:hanging="360"/>
      </w:pPr>
    </w:lvl>
    <w:lvl w:ilvl="4" w:tplc="5FBC456C">
      <w:start w:val="1"/>
      <w:numFmt w:val="lowerLetter"/>
      <w:lvlText w:val="%5."/>
      <w:lvlJc w:val="left"/>
      <w:pPr>
        <w:ind w:left="3600" w:hanging="360"/>
      </w:pPr>
    </w:lvl>
    <w:lvl w:ilvl="5" w:tplc="9232F054">
      <w:start w:val="1"/>
      <w:numFmt w:val="lowerRoman"/>
      <w:lvlText w:val="%6."/>
      <w:lvlJc w:val="right"/>
      <w:pPr>
        <w:ind w:left="4320" w:hanging="180"/>
      </w:pPr>
    </w:lvl>
    <w:lvl w:ilvl="6" w:tplc="76622904">
      <w:start w:val="1"/>
      <w:numFmt w:val="decimal"/>
      <w:lvlText w:val="%7."/>
      <w:lvlJc w:val="left"/>
      <w:pPr>
        <w:ind w:left="5040" w:hanging="360"/>
      </w:pPr>
    </w:lvl>
    <w:lvl w:ilvl="7" w:tplc="EBDC1FA8">
      <w:start w:val="1"/>
      <w:numFmt w:val="lowerLetter"/>
      <w:lvlText w:val="%8."/>
      <w:lvlJc w:val="left"/>
      <w:pPr>
        <w:ind w:left="5760" w:hanging="360"/>
      </w:pPr>
    </w:lvl>
    <w:lvl w:ilvl="8" w:tplc="E8BE898A">
      <w:start w:val="1"/>
      <w:numFmt w:val="lowerRoman"/>
      <w:lvlText w:val="%9."/>
      <w:lvlJc w:val="right"/>
      <w:pPr>
        <w:ind w:left="6480" w:hanging="180"/>
      </w:pPr>
    </w:lvl>
  </w:abstractNum>
  <w:abstractNum w:abstractNumId="8" w15:restartNumberingAfterBreak="0">
    <w:nsid w:val="6D7B716E"/>
    <w:multiLevelType w:val="hybridMultilevel"/>
    <w:tmpl w:val="B59218F6"/>
    <w:lvl w:ilvl="0" w:tplc="031491B2">
      <w:start w:val="1"/>
      <w:numFmt w:val="bullet"/>
      <w:lvlText w:val=""/>
      <w:lvlJc w:val="left"/>
      <w:pPr>
        <w:ind w:left="720" w:hanging="360"/>
      </w:pPr>
      <w:rPr>
        <w:rFonts w:hint="default" w:ascii="Symbol" w:hAnsi="Symbol"/>
      </w:rPr>
    </w:lvl>
    <w:lvl w:ilvl="1" w:tplc="C30E6784">
      <w:start w:val="1"/>
      <w:numFmt w:val="bullet"/>
      <w:lvlText w:val="o"/>
      <w:lvlJc w:val="left"/>
      <w:pPr>
        <w:ind w:left="1440" w:hanging="360"/>
      </w:pPr>
      <w:rPr>
        <w:rFonts w:hint="default" w:ascii="Courier New" w:hAnsi="Courier New"/>
      </w:rPr>
    </w:lvl>
    <w:lvl w:ilvl="2" w:tplc="B7F8533C">
      <w:start w:val="1"/>
      <w:numFmt w:val="bullet"/>
      <w:lvlText w:val=""/>
      <w:lvlJc w:val="left"/>
      <w:pPr>
        <w:ind w:left="2160" w:hanging="360"/>
      </w:pPr>
      <w:rPr>
        <w:rFonts w:hint="default" w:ascii="Wingdings" w:hAnsi="Wingdings"/>
      </w:rPr>
    </w:lvl>
    <w:lvl w:ilvl="3" w:tplc="951CBA02">
      <w:start w:val="1"/>
      <w:numFmt w:val="bullet"/>
      <w:lvlText w:val=""/>
      <w:lvlJc w:val="left"/>
      <w:pPr>
        <w:ind w:left="2880" w:hanging="360"/>
      </w:pPr>
      <w:rPr>
        <w:rFonts w:hint="default" w:ascii="Symbol" w:hAnsi="Symbol"/>
      </w:rPr>
    </w:lvl>
    <w:lvl w:ilvl="4" w:tplc="6192AAA6">
      <w:start w:val="1"/>
      <w:numFmt w:val="bullet"/>
      <w:lvlText w:val="o"/>
      <w:lvlJc w:val="left"/>
      <w:pPr>
        <w:ind w:left="3600" w:hanging="360"/>
      </w:pPr>
      <w:rPr>
        <w:rFonts w:hint="default" w:ascii="Courier New" w:hAnsi="Courier New"/>
      </w:rPr>
    </w:lvl>
    <w:lvl w:ilvl="5" w:tplc="18D4FD54">
      <w:start w:val="1"/>
      <w:numFmt w:val="bullet"/>
      <w:lvlText w:val=""/>
      <w:lvlJc w:val="left"/>
      <w:pPr>
        <w:ind w:left="4320" w:hanging="360"/>
      </w:pPr>
      <w:rPr>
        <w:rFonts w:hint="default" w:ascii="Wingdings" w:hAnsi="Wingdings"/>
      </w:rPr>
    </w:lvl>
    <w:lvl w:ilvl="6" w:tplc="3CB688FC">
      <w:start w:val="1"/>
      <w:numFmt w:val="bullet"/>
      <w:lvlText w:val=""/>
      <w:lvlJc w:val="left"/>
      <w:pPr>
        <w:ind w:left="5040" w:hanging="360"/>
      </w:pPr>
      <w:rPr>
        <w:rFonts w:hint="default" w:ascii="Symbol" w:hAnsi="Symbol"/>
      </w:rPr>
    </w:lvl>
    <w:lvl w:ilvl="7" w:tplc="CAC6CA08">
      <w:start w:val="1"/>
      <w:numFmt w:val="bullet"/>
      <w:lvlText w:val="o"/>
      <w:lvlJc w:val="left"/>
      <w:pPr>
        <w:ind w:left="5760" w:hanging="360"/>
      </w:pPr>
      <w:rPr>
        <w:rFonts w:hint="default" w:ascii="Courier New" w:hAnsi="Courier New"/>
      </w:rPr>
    </w:lvl>
    <w:lvl w:ilvl="8" w:tplc="2966AE66">
      <w:start w:val="1"/>
      <w:numFmt w:val="bullet"/>
      <w:lvlText w:val=""/>
      <w:lvlJc w:val="left"/>
      <w:pPr>
        <w:ind w:left="6480" w:hanging="360"/>
      </w:pPr>
      <w:rPr>
        <w:rFonts w:hint="default" w:ascii="Wingdings" w:hAnsi="Wingdings"/>
      </w:rPr>
    </w:lvl>
  </w:abstractNum>
  <w:abstractNum w:abstractNumId="9" w15:restartNumberingAfterBreak="0">
    <w:nsid w:val="76811036"/>
    <w:multiLevelType w:val="hybridMultilevel"/>
    <w:tmpl w:val="0AB298AA"/>
    <w:lvl w:ilvl="0" w:tplc="240A0015">
      <w:start w:val="2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E705E89"/>
    <w:multiLevelType w:val="hybridMultilevel"/>
    <w:tmpl w:val="26F856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17093159">
    <w:abstractNumId w:val="6"/>
  </w:num>
  <w:num w:numId="2" w16cid:durableId="1878198460">
    <w:abstractNumId w:val="8"/>
  </w:num>
  <w:num w:numId="3" w16cid:durableId="1033650801">
    <w:abstractNumId w:val="4"/>
  </w:num>
  <w:num w:numId="4" w16cid:durableId="806629009">
    <w:abstractNumId w:val="7"/>
  </w:num>
  <w:num w:numId="5" w16cid:durableId="670523791">
    <w:abstractNumId w:val="2"/>
  </w:num>
  <w:num w:numId="6" w16cid:durableId="531458672">
    <w:abstractNumId w:val="3"/>
  </w:num>
  <w:num w:numId="7" w16cid:durableId="1126703744">
    <w:abstractNumId w:val="5"/>
  </w:num>
  <w:num w:numId="8" w16cid:durableId="815681811">
    <w:abstractNumId w:val="0"/>
  </w:num>
  <w:num w:numId="9" w16cid:durableId="1451625262">
    <w:abstractNumId w:val="1"/>
  </w:num>
  <w:num w:numId="10" w16cid:durableId="1205361983">
    <w:abstractNumId w:val="9"/>
  </w:num>
  <w:num w:numId="11" w16cid:durableId="74733835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Pinzón">
    <w15:presenceInfo w15:providerId="None" w15:userId="Antonio Pinzón"/>
  </w15:person>
  <w15:person w15:author="Diego Mauricio Olarte Rincon">
    <w15:presenceInfo w15:providerId="AD" w15:userId="S::diolarte@defensoria.gov.co::86aa1271-143e-47c5-b0e4-24ddb774dd12"/>
  </w15:person>
  <w15:person w15:author="Juan Pablo Uribe Barrera">
    <w15:presenceInfo w15:providerId="Windows Live" w15:userId="73dc08ed8168791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A5"/>
    <w:rsid w:val="00084D8E"/>
    <w:rsid w:val="000D326D"/>
    <w:rsid w:val="0010514D"/>
    <w:rsid w:val="00176905"/>
    <w:rsid w:val="001E49FE"/>
    <w:rsid w:val="001F62A5"/>
    <w:rsid w:val="00213889"/>
    <w:rsid w:val="00286471"/>
    <w:rsid w:val="002F24C0"/>
    <w:rsid w:val="003160AB"/>
    <w:rsid w:val="00323A56"/>
    <w:rsid w:val="00334EF4"/>
    <w:rsid w:val="00343466"/>
    <w:rsid w:val="00350186"/>
    <w:rsid w:val="00392A58"/>
    <w:rsid w:val="003E03CE"/>
    <w:rsid w:val="00436011"/>
    <w:rsid w:val="004A7F81"/>
    <w:rsid w:val="004C6912"/>
    <w:rsid w:val="004D17EE"/>
    <w:rsid w:val="004E0CC5"/>
    <w:rsid w:val="004E6397"/>
    <w:rsid w:val="0052153C"/>
    <w:rsid w:val="00526DE5"/>
    <w:rsid w:val="005804D4"/>
    <w:rsid w:val="005812B9"/>
    <w:rsid w:val="005C7286"/>
    <w:rsid w:val="0061440C"/>
    <w:rsid w:val="006A02C4"/>
    <w:rsid w:val="006F643D"/>
    <w:rsid w:val="00715255"/>
    <w:rsid w:val="007F34E2"/>
    <w:rsid w:val="008461CA"/>
    <w:rsid w:val="008640A5"/>
    <w:rsid w:val="008C6C75"/>
    <w:rsid w:val="008D0CBD"/>
    <w:rsid w:val="008D2AD2"/>
    <w:rsid w:val="00990112"/>
    <w:rsid w:val="009A36D8"/>
    <w:rsid w:val="009C1A25"/>
    <w:rsid w:val="009F0483"/>
    <w:rsid w:val="00A07925"/>
    <w:rsid w:val="00AA3D7F"/>
    <w:rsid w:val="00AA5CE4"/>
    <w:rsid w:val="00AF4363"/>
    <w:rsid w:val="00AF4B08"/>
    <w:rsid w:val="00AF73A4"/>
    <w:rsid w:val="00B04E1B"/>
    <w:rsid w:val="00B12C67"/>
    <w:rsid w:val="00B32CBD"/>
    <w:rsid w:val="00B436B0"/>
    <w:rsid w:val="00BB3353"/>
    <w:rsid w:val="00BF0267"/>
    <w:rsid w:val="00BF6026"/>
    <w:rsid w:val="00C46567"/>
    <w:rsid w:val="00C63C5D"/>
    <w:rsid w:val="00C7350F"/>
    <w:rsid w:val="00C7439A"/>
    <w:rsid w:val="00CA4198"/>
    <w:rsid w:val="00CE23D4"/>
    <w:rsid w:val="00CE79BA"/>
    <w:rsid w:val="00D44A20"/>
    <w:rsid w:val="00D56EBD"/>
    <w:rsid w:val="00D81EE9"/>
    <w:rsid w:val="00D9754E"/>
    <w:rsid w:val="00DA4028"/>
    <w:rsid w:val="00DB2D41"/>
    <w:rsid w:val="00DC1B17"/>
    <w:rsid w:val="00DE18F2"/>
    <w:rsid w:val="00E17EE8"/>
    <w:rsid w:val="00E353D0"/>
    <w:rsid w:val="00E56010"/>
    <w:rsid w:val="00E92E77"/>
    <w:rsid w:val="00FD0435"/>
    <w:rsid w:val="00FE26A1"/>
    <w:rsid w:val="036AE263"/>
    <w:rsid w:val="069270D5"/>
    <w:rsid w:val="071BCFAB"/>
    <w:rsid w:val="08BEE817"/>
    <w:rsid w:val="0A50BED1"/>
    <w:rsid w:val="0B2725A6"/>
    <w:rsid w:val="0CBEA05C"/>
    <w:rsid w:val="0D7CDDD0"/>
    <w:rsid w:val="0FD5DC23"/>
    <w:rsid w:val="10270044"/>
    <w:rsid w:val="117A8867"/>
    <w:rsid w:val="118B0B07"/>
    <w:rsid w:val="14D1744D"/>
    <w:rsid w:val="153509B6"/>
    <w:rsid w:val="16BA6D7E"/>
    <w:rsid w:val="19F1CEE2"/>
    <w:rsid w:val="1A1506EA"/>
    <w:rsid w:val="1B7AE431"/>
    <w:rsid w:val="1CDC48AF"/>
    <w:rsid w:val="1EB76758"/>
    <w:rsid w:val="2150EC9E"/>
    <w:rsid w:val="2192DBA1"/>
    <w:rsid w:val="224D5432"/>
    <w:rsid w:val="23B1906E"/>
    <w:rsid w:val="258D6BCD"/>
    <w:rsid w:val="26C6759D"/>
    <w:rsid w:val="26D719D9"/>
    <w:rsid w:val="273826C6"/>
    <w:rsid w:val="281C3D8A"/>
    <w:rsid w:val="28F0E726"/>
    <w:rsid w:val="2989E97A"/>
    <w:rsid w:val="2A5F63E3"/>
    <w:rsid w:val="2CBE6713"/>
    <w:rsid w:val="2FA4A562"/>
    <w:rsid w:val="3943BE4E"/>
    <w:rsid w:val="3D940D00"/>
    <w:rsid w:val="3EDA10F8"/>
    <w:rsid w:val="408E43AF"/>
    <w:rsid w:val="40C08363"/>
    <w:rsid w:val="4102E134"/>
    <w:rsid w:val="412FD528"/>
    <w:rsid w:val="4206BBC2"/>
    <w:rsid w:val="42A13D4D"/>
    <w:rsid w:val="44968ADB"/>
    <w:rsid w:val="44B2EE81"/>
    <w:rsid w:val="4554EC85"/>
    <w:rsid w:val="48979A14"/>
    <w:rsid w:val="48D599F0"/>
    <w:rsid w:val="49008950"/>
    <w:rsid w:val="4A56697B"/>
    <w:rsid w:val="4DF06930"/>
    <w:rsid w:val="4EE03413"/>
    <w:rsid w:val="4EE7EBE7"/>
    <w:rsid w:val="502ACD06"/>
    <w:rsid w:val="5083B7D0"/>
    <w:rsid w:val="5339056C"/>
    <w:rsid w:val="53476555"/>
    <w:rsid w:val="545D3A6F"/>
    <w:rsid w:val="546AF1F9"/>
    <w:rsid w:val="55AA4A6D"/>
    <w:rsid w:val="56CBD2A4"/>
    <w:rsid w:val="59C1F2D1"/>
    <w:rsid w:val="5A899E68"/>
    <w:rsid w:val="5C67A0C1"/>
    <w:rsid w:val="636EF012"/>
    <w:rsid w:val="642F9981"/>
    <w:rsid w:val="6ED83BA9"/>
    <w:rsid w:val="6F6E4BB6"/>
    <w:rsid w:val="728230CB"/>
    <w:rsid w:val="735F55C8"/>
    <w:rsid w:val="74A79CD1"/>
    <w:rsid w:val="74BACE55"/>
    <w:rsid w:val="77A0B439"/>
    <w:rsid w:val="789F4285"/>
    <w:rsid w:val="7A89C0E1"/>
    <w:rsid w:val="7EC6A9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C020"/>
  <w15:chartTrackingRefBased/>
  <w15:docId w15:val="{98BA3911-3018-40B2-AC90-22A99782D2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0CBD"/>
    <w:pPr>
      <w:spacing w:line="279" w:lineRule="auto"/>
    </w:pPr>
    <w:rPr>
      <w:rFonts w:eastAsiaTheme="minorEastAsia"/>
      <w:sz w:val="24"/>
      <w:szCs w:val="24"/>
      <w:lang w:val="en-US" w:eastAsia="ja-JP"/>
    </w:rPr>
  </w:style>
  <w:style w:type="paragraph" w:styleId="Ttulo1">
    <w:name w:val="heading 1"/>
    <w:basedOn w:val="Normal"/>
    <w:next w:val="Normal"/>
    <w:link w:val="Ttulo1Car"/>
    <w:uiPriority w:val="9"/>
    <w:qFormat/>
    <w:rsid w:val="001F62A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62A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62A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62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F62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62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62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62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62A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F62A5"/>
    <w:rPr>
      <w:rFonts w:asciiTheme="majorHAnsi" w:hAnsiTheme="majorHAnsi" w:eastAsiaTheme="majorEastAsia" w:cstheme="majorBidi"/>
      <w:color w:val="2F5496" w:themeColor="accent1" w:themeShade="BF"/>
      <w:sz w:val="40"/>
      <w:szCs w:val="40"/>
    </w:rPr>
  </w:style>
  <w:style w:type="character" w:styleId="Ttulo2Car" w:customStyle="1">
    <w:name w:val="Título 2 Car"/>
    <w:basedOn w:val="Fuentedeprrafopredeter"/>
    <w:link w:val="Ttulo2"/>
    <w:uiPriority w:val="9"/>
    <w:semiHidden/>
    <w:rsid w:val="001F62A5"/>
    <w:rPr>
      <w:rFonts w:asciiTheme="majorHAnsi" w:hAnsiTheme="majorHAnsi" w:eastAsiaTheme="majorEastAsia" w:cstheme="majorBidi"/>
      <w:color w:val="2F5496" w:themeColor="accent1" w:themeShade="BF"/>
      <w:sz w:val="32"/>
      <w:szCs w:val="32"/>
    </w:rPr>
  </w:style>
  <w:style w:type="character" w:styleId="Ttulo3Car" w:customStyle="1">
    <w:name w:val="Título 3 Car"/>
    <w:basedOn w:val="Fuentedeprrafopredeter"/>
    <w:link w:val="Ttulo3"/>
    <w:uiPriority w:val="9"/>
    <w:semiHidden/>
    <w:rsid w:val="001F62A5"/>
    <w:rPr>
      <w:rFonts w:eastAsiaTheme="majorEastAsia" w:cstheme="majorBidi"/>
      <w:color w:val="2F5496" w:themeColor="accent1" w:themeShade="BF"/>
      <w:sz w:val="28"/>
      <w:szCs w:val="28"/>
    </w:rPr>
  </w:style>
  <w:style w:type="character" w:styleId="Ttulo4Car" w:customStyle="1">
    <w:name w:val="Título 4 Car"/>
    <w:basedOn w:val="Fuentedeprrafopredeter"/>
    <w:link w:val="Ttulo4"/>
    <w:uiPriority w:val="9"/>
    <w:semiHidden/>
    <w:rsid w:val="001F62A5"/>
    <w:rPr>
      <w:rFonts w:eastAsiaTheme="majorEastAsia" w:cstheme="majorBidi"/>
      <w:i/>
      <w:iCs/>
      <w:color w:val="2F5496" w:themeColor="accent1" w:themeShade="BF"/>
    </w:rPr>
  </w:style>
  <w:style w:type="character" w:styleId="Ttulo5Car" w:customStyle="1">
    <w:name w:val="Título 5 Car"/>
    <w:basedOn w:val="Fuentedeprrafopredeter"/>
    <w:link w:val="Ttulo5"/>
    <w:uiPriority w:val="9"/>
    <w:semiHidden/>
    <w:rsid w:val="001F62A5"/>
    <w:rPr>
      <w:rFonts w:eastAsiaTheme="majorEastAsia" w:cstheme="majorBidi"/>
      <w:color w:val="2F5496" w:themeColor="accent1" w:themeShade="BF"/>
    </w:rPr>
  </w:style>
  <w:style w:type="character" w:styleId="Ttulo6Car" w:customStyle="1">
    <w:name w:val="Título 6 Car"/>
    <w:basedOn w:val="Fuentedeprrafopredeter"/>
    <w:link w:val="Ttulo6"/>
    <w:uiPriority w:val="9"/>
    <w:semiHidden/>
    <w:rsid w:val="001F62A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F62A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F62A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F62A5"/>
    <w:rPr>
      <w:rFonts w:eastAsiaTheme="majorEastAsia" w:cstheme="majorBidi"/>
      <w:color w:val="272727" w:themeColor="text1" w:themeTint="D8"/>
    </w:rPr>
  </w:style>
  <w:style w:type="paragraph" w:styleId="Ttulo">
    <w:name w:val="Title"/>
    <w:basedOn w:val="Normal"/>
    <w:next w:val="Normal"/>
    <w:link w:val="TtuloCar"/>
    <w:uiPriority w:val="10"/>
    <w:qFormat/>
    <w:rsid w:val="001F62A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F62A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F62A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F62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62A5"/>
    <w:pPr>
      <w:spacing w:before="160"/>
      <w:jc w:val="center"/>
    </w:pPr>
    <w:rPr>
      <w:i/>
      <w:iCs/>
      <w:color w:val="404040" w:themeColor="text1" w:themeTint="BF"/>
    </w:rPr>
  </w:style>
  <w:style w:type="character" w:styleId="CitaCar" w:customStyle="1">
    <w:name w:val="Cita Car"/>
    <w:basedOn w:val="Fuentedeprrafopredeter"/>
    <w:link w:val="Cita"/>
    <w:uiPriority w:val="29"/>
    <w:rsid w:val="001F62A5"/>
    <w:rPr>
      <w:i/>
      <w:iCs/>
      <w:color w:val="404040" w:themeColor="text1" w:themeTint="BF"/>
    </w:rPr>
  </w:style>
  <w:style w:type="paragraph" w:styleId="Prrafodelista">
    <w:name w:val="List Paragraph"/>
    <w:basedOn w:val="Normal"/>
    <w:uiPriority w:val="34"/>
    <w:qFormat/>
    <w:rsid w:val="001F62A5"/>
    <w:pPr>
      <w:ind w:left="720"/>
      <w:contextualSpacing/>
    </w:pPr>
  </w:style>
  <w:style w:type="character" w:styleId="nfasisintenso">
    <w:name w:val="Intense Emphasis"/>
    <w:basedOn w:val="Fuentedeprrafopredeter"/>
    <w:uiPriority w:val="21"/>
    <w:qFormat/>
    <w:rsid w:val="001F62A5"/>
    <w:rPr>
      <w:i/>
      <w:iCs/>
      <w:color w:val="2F5496" w:themeColor="accent1" w:themeShade="BF"/>
    </w:rPr>
  </w:style>
  <w:style w:type="paragraph" w:styleId="Citadestacada">
    <w:name w:val="Intense Quote"/>
    <w:basedOn w:val="Normal"/>
    <w:next w:val="Normal"/>
    <w:link w:val="CitadestacadaCar"/>
    <w:uiPriority w:val="30"/>
    <w:qFormat/>
    <w:rsid w:val="001F62A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CitadestacadaCar" w:customStyle="1">
    <w:name w:val="Cita destacada Car"/>
    <w:basedOn w:val="Fuentedeprrafopredeter"/>
    <w:link w:val="Citadestacada"/>
    <w:uiPriority w:val="30"/>
    <w:rsid w:val="001F62A5"/>
    <w:rPr>
      <w:i/>
      <w:iCs/>
      <w:color w:val="2F5496" w:themeColor="accent1" w:themeShade="BF"/>
    </w:rPr>
  </w:style>
  <w:style w:type="character" w:styleId="Referenciaintensa">
    <w:name w:val="Intense Reference"/>
    <w:basedOn w:val="Fuentedeprrafopredeter"/>
    <w:uiPriority w:val="32"/>
    <w:qFormat/>
    <w:rsid w:val="001F62A5"/>
    <w:rPr>
      <w:b/>
      <w:bCs/>
      <w:smallCaps/>
      <w:color w:val="2F5496" w:themeColor="accent1" w:themeShade="BF"/>
      <w:spacing w:val="5"/>
    </w:rPr>
  </w:style>
  <w:style w:type="table" w:styleId="Tablaconcuadrcula">
    <w:name w:val="Table Grid"/>
    <w:basedOn w:val="Tablanormal"/>
    <w:uiPriority w:val="59"/>
    <w:rsid w:val="008D0CBD"/>
    <w:pPr>
      <w:spacing w:after="0" w:line="240" w:lineRule="auto"/>
    </w:pPr>
    <w:rPr>
      <w:rFonts w:eastAsiaTheme="minorEastAsia"/>
      <w:sz w:val="24"/>
      <w:szCs w:val="24"/>
      <w:lang w:val="en-US" w:eastAsia="ja-JP"/>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extonotapie">
    <w:name w:val="footnote text"/>
    <w:basedOn w:val="Normal"/>
    <w:link w:val="TextonotapieCar"/>
    <w:uiPriority w:val="99"/>
    <w:semiHidden/>
    <w:unhideWhenUsed/>
    <w:rsid w:val="008D0CBD"/>
    <w:pPr>
      <w:spacing w:after="0" w:line="240" w:lineRule="auto"/>
    </w:pPr>
    <w:rPr>
      <w:sz w:val="20"/>
      <w:szCs w:val="20"/>
    </w:rPr>
  </w:style>
  <w:style w:type="character" w:styleId="TextonotapieCar" w:customStyle="1">
    <w:name w:val="Texto nota pie Car"/>
    <w:basedOn w:val="Fuentedeprrafopredeter"/>
    <w:link w:val="Textonotapie"/>
    <w:uiPriority w:val="99"/>
    <w:semiHidden/>
    <w:rsid w:val="008D0CBD"/>
    <w:rPr>
      <w:rFonts w:eastAsiaTheme="minorEastAsia"/>
      <w:sz w:val="20"/>
      <w:szCs w:val="20"/>
      <w:lang w:val="en-US" w:eastAsia="ja-JP"/>
    </w:rPr>
  </w:style>
  <w:style w:type="character" w:styleId="Refdenotaalpie">
    <w:name w:val="footnote reference"/>
    <w:basedOn w:val="Fuentedeprrafopredeter"/>
    <w:uiPriority w:val="99"/>
    <w:semiHidden/>
    <w:unhideWhenUsed/>
    <w:rsid w:val="008D0CBD"/>
    <w:rPr>
      <w:vertAlign w:val="superscript"/>
    </w:rPr>
  </w:style>
  <w:style w:type="character" w:styleId="Hipervnculo">
    <w:name w:val="Hyperlink"/>
    <w:basedOn w:val="Fuentedeprrafopredeter"/>
    <w:uiPriority w:val="99"/>
    <w:unhideWhenUsed/>
    <w:rsid w:val="00D56EBD"/>
    <w:rPr>
      <w:color w:val="0563C1" w:themeColor="hyperlink"/>
      <w:u w:val="single"/>
    </w:rPr>
  </w:style>
  <w:style w:type="character" w:styleId="Mencinsinresolver">
    <w:name w:val="Unresolved Mention"/>
    <w:basedOn w:val="Fuentedeprrafopredeter"/>
    <w:uiPriority w:val="99"/>
    <w:semiHidden/>
    <w:unhideWhenUsed/>
    <w:rsid w:val="00D56EBD"/>
    <w:rPr>
      <w:color w:val="605E5C"/>
      <w:shd w:val="clear" w:color="auto" w:fill="E1DFDD"/>
    </w:rPr>
  </w:style>
  <w:style w:type="paragraph" w:styleId="Textonotaalfinal">
    <w:name w:val="endnote text"/>
    <w:basedOn w:val="Normal"/>
    <w:link w:val="TextonotaalfinalCar"/>
    <w:uiPriority w:val="99"/>
    <w:semiHidden/>
    <w:unhideWhenUsed/>
    <w:rsid w:val="0052153C"/>
    <w:pPr>
      <w:spacing w:after="0" w:line="240" w:lineRule="auto"/>
    </w:pPr>
    <w:rPr>
      <w:sz w:val="20"/>
      <w:szCs w:val="20"/>
    </w:rPr>
  </w:style>
  <w:style w:type="character" w:styleId="TextonotaalfinalCar" w:customStyle="1">
    <w:name w:val="Texto nota al final Car"/>
    <w:basedOn w:val="Fuentedeprrafopredeter"/>
    <w:link w:val="Textonotaalfinal"/>
    <w:uiPriority w:val="99"/>
    <w:semiHidden/>
    <w:rsid w:val="0052153C"/>
    <w:rPr>
      <w:rFonts w:eastAsiaTheme="minorEastAsia"/>
      <w:sz w:val="20"/>
      <w:szCs w:val="20"/>
      <w:lang w:val="en-US" w:eastAsia="ja-JP"/>
    </w:rPr>
  </w:style>
  <w:style w:type="character" w:styleId="Refdenotaalfinal">
    <w:name w:val="endnote reference"/>
    <w:basedOn w:val="Fuentedeprrafopredeter"/>
    <w:uiPriority w:val="99"/>
    <w:semiHidden/>
    <w:unhideWhenUsed/>
    <w:rsid w:val="0052153C"/>
    <w:rPr>
      <w:vertAlign w:val="superscript"/>
    </w:rPr>
  </w:style>
  <w:style w:type="paragraph" w:styleId="Revisin">
    <w:name w:val="Revision"/>
    <w:hidden/>
    <w:uiPriority w:val="99"/>
    <w:semiHidden/>
    <w:rsid w:val="00E353D0"/>
    <w:pPr>
      <w:spacing w:after="0" w:line="240" w:lineRule="auto"/>
    </w:pPr>
    <w:rPr>
      <w:rFonts w:eastAsiaTheme="minorEastAsia"/>
      <w:sz w:val="24"/>
      <w:szCs w:val="24"/>
      <w:lang w:val="en-US" w:eastAsia="ja-JP"/>
    </w:rPr>
  </w:style>
  <w:style w:type="character" w:styleId="Refdecomentario">
    <w:name w:val="annotation reference"/>
    <w:basedOn w:val="Fuentedeprrafopredeter"/>
    <w:uiPriority w:val="99"/>
    <w:semiHidden/>
    <w:unhideWhenUsed/>
    <w:rsid w:val="00350186"/>
    <w:rPr>
      <w:sz w:val="16"/>
      <w:szCs w:val="16"/>
    </w:rPr>
  </w:style>
  <w:style w:type="paragraph" w:styleId="Textocomentario">
    <w:name w:val="annotation text"/>
    <w:basedOn w:val="Normal"/>
    <w:link w:val="TextocomentarioCar"/>
    <w:uiPriority w:val="99"/>
    <w:unhideWhenUsed/>
    <w:rsid w:val="00350186"/>
    <w:pPr>
      <w:spacing w:line="240" w:lineRule="auto"/>
    </w:pPr>
    <w:rPr>
      <w:sz w:val="20"/>
      <w:szCs w:val="20"/>
    </w:rPr>
  </w:style>
  <w:style w:type="character" w:styleId="TextocomentarioCar" w:customStyle="1">
    <w:name w:val="Texto comentario Car"/>
    <w:basedOn w:val="Fuentedeprrafopredeter"/>
    <w:link w:val="Textocomentario"/>
    <w:uiPriority w:val="99"/>
    <w:rsid w:val="00350186"/>
    <w:rPr>
      <w:rFonts w:eastAsiaTheme="minorEastAsia"/>
      <w:sz w:val="20"/>
      <w:szCs w:val="20"/>
      <w:lang w:val="en-US" w:eastAsia="ja-JP"/>
    </w:rPr>
  </w:style>
  <w:style w:type="paragraph" w:styleId="Asuntodelcomentario">
    <w:name w:val="annotation subject"/>
    <w:basedOn w:val="Textocomentario"/>
    <w:next w:val="Textocomentario"/>
    <w:link w:val="AsuntodelcomentarioCar"/>
    <w:uiPriority w:val="99"/>
    <w:semiHidden/>
    <w:unhideWhenUsed/>
    <w:rsid w:val="00350186"/>
    <w:rPr>
      <w:b/>
      <w:bCs/>
    </w:rPr>
  </w:style>
  <w:style w:type="character" w:styleId="AsuntodelcomentarioCar" w:customStyle="1">
    <w:name w:val="Asunto del comentario Car"/>
    <w:basedOn w:val="TextocomentarioCar"/>
    <w:link w:val="Asuntodelcomentario"/>
    <w:uiPriority w:val="99"/>
    <w:semiHidden/>
    <w:rsid w:val="00350186"/>
    <w:rPr>
      <w:rFonts w:eastAsiaTheme="minorEastAsia"/>
      <w:b/>
      <w:bCs/>
      <w:sz w:val="20"/>
      <w:szCs w:val="20"/>
      <w:lang w:val="en-US" w:eastAsia="ja-JP"/>
    </w:rPr>
  </w:style>
  <w:style w:type="paragraph" w:styleId="Header">
    <w:uiPriority w:val="99"/>
    <w:name w:val="header"/>
    <w:basedOn w:val="Normal"/>
    <w:unhideWhenUsed/>
    <w:rsid w:val="117A8867"/>
    <w:pPr>
      <w:tabs>
        <w:tab w:val="center" w:leader="none" w:pos="4680"/>
        <w:tab w:val="right" w:leader="none" w:pos="9360"/>
      </w:tabs>
      <w:spacing w:after="0"/>
    </w:pPr>
  </w:style>
  <w:style w:type="paragraph" w:styleId="Footer">
    <w:uiPriority w:val="99"/>
    <w:name w:val="footer"/>
    <w:basedOn w:val="Normal"/>
    <w:unhideWhenUsed/>
    <w:rsid w:val="117A8867"/>
    <w:pPr>
      <w:tabs>
        <w:tab w:val="center" w:leader="none" w:pos="4680"/>
        <w:tab w:val="right" w:leader="none"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60112">
      <w:bodyDiv w:val="1"/>
      <w:marLeft w:val="0"/>
      <w:marRight w:val="0"/>
      <w:marTop w:val="0"/>
      <w:marBottom w:val="0"/>
      <w:divBdr>
        <w:top w:val="none" w:sz="0" w:space="0" w:color="auto"/>
        <w:left w:val="none" w:sz="0" w:space="0" w:color="auto"/>
        <w:bottom w:val="none" w:sz="0" w:space="0" w:color="auto"/>
        <w:right w:val="none" w:sz="0" w:space="0" w:color="auto"/>
      </w:divBdr>
    </w:div>
    <w:div w:id="167676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microsoft.com/office/2011/relationships/people" Target="peop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microsoft.com/office/2016/09/relationships/commentsIds" Target="commentsIds.xml" Id="rId10"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theme" Target="theme/theme1.xml" Id="rId14" /><Relationship Type="http://schemas.openxmlformats.org/officeDocument/2006/relationships/hyperlink" Target="http://www.secretariasenado.gov.co/senado/basedoc/ley_0599_2000.html" TargetMode="External" Id="R681968ee26bd4e8a" /><Relationship Type="http://schemas.openxmlformats.org/officeDocument/2006/relationships/header" Target="header.xml" Id="R57625340ddd34fb1" /><Relationship Type="http://schemas.openxmlformats.org/officeDocument/2006/relationships/footer" Target="footer.xml" Id="R24b36453f5614265" /></Relationships>
</file>

<file path=word/_rels/header.xml.rels>&#65279;<?xml version="1.0" encoding="utf-8"?><Relationships xmlns="http://schemas.openxmlformats.org/package/2006/relationships"><Relationship Type="http://schemas.openxmlformats.org/officeDocument/2006/relationships/image" Target="/media/image.png" Id="rId2087777407"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41B35-91B9-492E-BCD3-230520AD34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Laura Catherin Moreno Castelblanco</dc:creator>
  <keywords/>
  <dc:description/>
  <lastModifiedBy>Diego Mauricio Olarte Rincon</lastModifiedBy>
  <revision>4</revision>
  <dcterms:created xsi:type="dcterms:W3CDTF">2025-11-25T20:22:00.0000000Z</dcterms:created>
  <dcterms:modified xsi:type="dcterms:W3CDTF">2025-11-26T15:14:59.9894281Z</dcterms:modified>
</coreProperties>
</file>